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EFCC" w14:textId="77777777" w:rsidR="00EB47B3" w:rsidRPr="00EB47B3" w:rsidRDefault="00EB47B3" w:rsidP="00EB47B3">
      <w:pPr>
        <w:pStyle w:val="NoSpacing"/>
      </w:pPr>
      <w:r w:rsidRPr="00EB47B3">
        <w:t>Content Server is a Web-based application for storing, sharing, and distributing information. It provides a collaborative work environment that helps your organization manage documents and project information, improve business processes, and share information.</w:t>
      </w:r>
    </w:p>
    <w:p w14:paraId="13C04A1E" w14:textId="77777777" w:rsidR="00EB47B3" w:rsidRPr="00EB47B3" w:rsidRDefault="00EB47B3" w:rsidP="00EB47B3">
      <w:pPr>
        <w:pStyle w:val="NoSpacing"/>
      </w:pPr>
      <w:r w:rsidRPr="00EB47B3">
        <w:t>*</w:t>
      </w:r>
      <w:proofErr w:type="gramStart"/>
      <w:r w:rsidRPr="00EB47B3">
        <w:t>permission</w:t>
      </w:r>
      <w:proofErr w:type="gramEnd"/>
      <w:r w:rsidRPr="00EB47B3">
        <w:t xml:space="preserve"> control on object</w:t>
      </w:r>
    </w:p>
    <w:p w14:paraId="52E80EAE" w14:textId="77777777" w:rsidR="00EB47B3" w:rsidRPr="00EB47B3" w:rsidRDefault="00EB47B3" w:rsidP="00EB47B3">
      <w:pPr>
        <w:pStyle w:val="NoSpacing"/>
      </w:pPr>
      <w:r w:rsidRPr="00EB47B3">
        <w:t>*</w:t>
      </w:r>
      <w:proofErr w:type="gramStart"/>
      <w:r w:rsidRPr="00EB47B3">
        <w:t>share</w:t>
      </w:r>
      <w:proofErr w:type="gramEnd"/>
      <w:r w:rsidRPr="00EB47B3">
        <w:t>, find, and keep track of information</w:t>
      </w:r>
    </w:p>
    <w:p w14:paraId="2B880261" w14:textId="77777777" w:rsidR="00EB47B3" w:rsidRPr="00EB47B3" w:rsidRDefault="00EB47B3" w:rsidP="00EB47B3">
      <w:pPr>
        <w:pStyle w:val="NoSpacing"/>
      </w:pPr>
      <w:r w:rsidRPr="00EB47B3">
        <w:t>*</w:t>
      </w:r>
      <w:proofErr w:type="gramStart"/>
      <w:r w:rsidRPr="00EB47B3">
        <w:t>revise</w:t>
      </w:r>
      <w:proofErr w:type="gramEnd"/>
      <w:r w:rsidRPr="00EB47B3">
        <w:t xml:space="preserve"> documents and other information in a version-controlled environment</w:t>
      </w:r>
    </w:p>
    <w:p w14:paraId="1BCFFC90" w14:textId="77777777" w:rsidR="00EB47B3" w:rsidRPr="00EB47B3" w:rsidRDefault="00EB47B3" w:rsidP="00EB47B3">
      <w:pPr>
        <w:pStyle w:val="NoSpacing"/>
      </w:pPr>
      <w:r w:rsidRPr="00EB47B3">
        <w:t>*</w:t>
      </w:r>
      <w:proofErr w:type="gramStart"/>
      <w:r w:rsidRPr="00EB47B3">
        <w:t>manage</w:t>
      </w:r>
      <w:proofErr w:type="gramEnd"/>
      <w:r w:rsidRPr="00EB47B3">
        <w:t xml:space="preserve"> and simplify business processes by creating and using Workflows</w:t>
      </w:r>
    </w:p>
    <w:p w14:paraId="1518D211" w14:textId="77777777" w:rsidR="00EB47B3" w:rsidRPr="00EB47B3" w:rsidRDefault="00EB47B3" w:rsidP="00EB47B3">
      <w:pPr>
        <w:pStyle w:val="NoSpacing"/>
      </w:pPr>
      <w:r w:rsidRPr="00EB47B3">
        <w:t>----------------------------------</w:t>
      </w:r>
    </w:p>
    <w:p w14:paraId="743FA107" w14:textId="77777777" w:rsidR="00EB47B3" w:rsidRPr="00DF4667" w:rsidRDefault="00EB47B3" w:rsidP="00EB47B3">
      <w:pPr>
        <w:pStyle w:val="NoSpacing"/>
        <w:rPr>
          <w:b/>
          <w:bCs/>
        </w:rPr>
      </w:pPr>
      <w:r w:rsidRPr="00DF4667">
        <w:rPr>
          <w:b/>
          <w:bCs/>
        </w:rPr>
        <w:t>Project</w:t>
      </w:r>
    </w:p>
    <w:p w14:paraId="481174FD" w14:textId="77777777" w:rsidR="00EB47B3" w:rsidRPr="00EB47B3" w:rsidRDefault="00EB47B3" w:rsidP="00EB47B3">
      <w:pPr>
        <w:pStyle w:val="NoSpacing"/>
      </w:pPr>
      <w:r w:rsidRPr="00EB47B3">
        <w:t>*Where COORD indicates a Coordinator. For the scenario where PUBLIC permissions can be updated for PPM objects (</w:t>
      </w:r>
      <w:proofErr w:type="gramStart"/>
      <w:r w:rsidRPr="00EB47B3">
        <w:t>PERMACTION:PUBLIC</w:t>
      </w:r>
      <w:proofErr w:type="gramEnd"/>
      <w:r w:rsidRPr="00EB47B3">
        <w:t>:UPDATE:&lt;perms&gt;), the acceptable values for &lt;perms&gt; in this case is ENABLED or DISABLED.</w:t>
      </w:r>
    </w:p>
    <w:p w14:paraId="60C1FA08" w14:textId="77777777" w:rsidR="00EB47B3" w:rsidRPr="00EB47B3" w:rsidRDefault="00EB47B3" w:rsidP="00EB47B3">
      <w:pPr>
        <w:pStyle w:val="NoSpacing"/>
      </w:pPr>
    </w:p>
    <w:p w14:paraId="0CA1E2DF" w14:textId="77777777" w:rsidR="00EB47B3" w:rsidRPr="00EB47B3" w:rsidRDefault="00EB47B3" w:rsidP="00EB47B3">
      <w:pPr>
        <w:pStyle w:val="NoSpacing"/>
      </w:pPr>
      <w:r w:rsidRPr="00EB47B3">
        <w:t>-COORD</w:t>
      </w:r>
    </w:p>
    <w:p w14:paraId="39892FF2" w14:textId="77777777" w:rsidR="00EB47B3" w:rsidRPr="00EB47B3" w:rsidRDefault="00EB47B3" w:rsidP="00EB47B3">
      <w:pPr>
        <w:pStyle w:val="NoSpacing"/>
      </w:pPr>
      <w:r w:rsidRPr="00EB47B3">
        <w:t>-MEMBER</w:t>
      </w:r>
    </w:p>
    <w:p w14:paraId="5F0133D3" w14:textId="77777777" w:rsidR="00EB47B3" w:rsidRDefault="00EB47B3" w:rsidP="00EB47B3">
      <w:pPr>
        <w:pStyle w:val="NoSpacing"/>
      </w:pPr>
      <w:r w:rsidRPr="00EB47B3">
        <w:t>-GUEST</w:t>
      </w:r>
    </w:p>
    <w:p w14:paraId="0B9C4F9F" w14:textId="77777777" w:rsidR="00DF4667" w:rsidRPr="00EB47B3" w:rsidRDefault="00DF4667" w:rsidP="00EB47B3">
      <w:pPr>
        <w:pStyle w:val="NoSpacing"/>
      </w:pPr>
    </w:p>
    <w:p w14:paraId="4C2E087B" w14:textId="77777777" w:rsidR="00EB47B3" w:rsidRPr="00DF4667" w:rsidRDefault="00EB47B3" w:rsidP="00EB47B3">
      <w:pPr>
        <w:pStyle w:val="NoSpacing"/>
        <w:rPr>
          <w:b/>
          <w:bCs/>
        </w:rPr>
      </w:pPr>
      <w:r w:rsidRPr="00DF4667">
        <w:rPr>
          <w:b/>
          <w:bCs/>
        </w:rPr>
        <w:t>*SPM</w:t>
      </w:r>
    </w:p>
    <w:p w14:paraId="1D0846EE" w14:textId="6D0CA2EF" w:rsidR="00EB47B3" w:rsidRPr="00EB47B3" w:rsidRDefault="00EB47B3" w:rsidP="00EB47B3">
      <w:pPr>
        <w:pStyle w:val="NoSpacing"/>
      </w:pPr>
      <w:r w:rsidRPr="00EB47B3">
        <w:t>SEE</w:t>
      </w:r>
      <w:r w:rsidRPr="00EB47B3">
        <w:tab/>
        <w:t xml:space="preserve">    </w:t>
      </w:r>
      <w:r w:rsidR="004F2800">
        <w:t xml:space="preserve">              </w:t>
      </w:r>
      <w:r w:rsidRPr="00EB47B3">
        <w:t xml:space="preserve">    </w:t>
      </w:r>
      <w:proofErr w:type="spellStart"/>
      <w:r w:rsidRPr="00EB47B3">
        <w:t>See</w:t>
      </w:r>
      <w:proofErr w:type="spellEnd"/>
    </w:p>
    <w:p w14:paraId="6195CFAE" w14:textId="77777777" w:rsidR="00EB47B3" w:rsidRPr="00EB47B3" w:rsidRDefault="00EB47B3" w:rsidP="00EB47B3">
      <w:pPr>
        <w:pStyle w:val="NoSpacing"/>
      </w:pPr>
      <w:r w:rsidRPr="00EB47B3">
        <w:t>SEECONTENTS</w:t>
      </w:r>
      <w:r w:rsidRPr="00EB47B3">
        <w:tab/>
        <w:t>See Contents</w:t>
      </w:r>
    </w:p>
    <w:p w14:paraId="4B4D4165" w14:textId="77777777" w:rsidR="00EB47B3" w:rsidRPr="00EB47B3" w:rsidRDefault="00EB47B3" w:rsidP="00EB47B3">
      <w:pPr>
        <w:pStyle w:val="NoSpacing"/>
      </w:pPr>
      <w:r w:rsidRPr="00EB47B3">
        <w:t>MODIFY</w:t>
      </w:r>
      <w:r w:rsidRPr="00EB47B3">
        <w:tab/>
      </w:r>
      <w:proofErr w:type="spellStart"/>
      <w:r w:rsidRPr="00EB47B3">
        <w:t>Modify</w:t>
      </w:r>
      <w:proofErr w:type="spellEnd"/>
    </w:p>
    <w:p w14:paraId="6DD28AD8" w14:textId="77777777" w:rsidR="00EB47B3" w:rsidRPr="00EB47B3" w:rsidRDefault="00EB47B3" w:rsidP="00EB47B3">
      <w:pPr>
        <w:pStyle w:val="NoSpacing"/>
      </w:pPr>
      <w:r w:rsidRPr="00EB47B3">
        <w:t>EDITATTRS</w:t>
      </w:r>
      <w:r w:rsidRPr="00EB47B3">
        <w:tab/>
        <w:t>Edit Attributes</w:t>
      </w:r>
    </w:p>
    <w:p w14:paraId="4125616D" w14:textId="77777777" w:rsidR="00EB47B3" w:rsidRPr="00EB47B3" w:rsidRDefault="00EB47B3" w:rsidP="00EB47B3">
      <w:pPr>
        <w:pStyle w:val="NoSpacing"/>
      </w:pPr>
      <w:r w:rsidRPr="00EB47B3">
        <w:t>RESERVE</w:t>
      </w:r>
      <w:r w:rsidRPr="00EB47B3">
        <w:tab/>
      </w:r>
      <w:proofErr w:type="spellStart"/>
      <w:r w:rsidRPr="00EB47B3">
        <w:t>Reserve</w:t>
      </w:r>
      <w:proofErr w:type="spellEnd"/>
      <w:r w:rsidRPr="00EB47B3">
        <w:t xml:space="preserve"> or Checkout</w:t>
      </w:r>
    </w:p>
    <w:p w14:paraId="52176E3C" w14:textId="77777777" w:rsidR="00EB47B3" w:rsidRPr="00EB47B3" w:rsidRDefault="00EB47B3" w:rsidP="00EB47B3">
      <w:pPr>
        <w:pStyle w:val="NoSpacing"/>
      </w:pPr>
      <w:r w:rsidRPr="00EB47B3">
        <w:t>DELETEVERS</w:t>
      </w:r>
      <w:r w:rsidRPr="00EB47B3">
        <w:tab/>
        <w:t>Delete Versions</w:t>
      </w:r>
    </w:p>
    <w:p w14:paraId="67ECD341" w14:textId="77777777" w:rsidR="00EB47B3" w:rsidRPr="00EB47B3" w:rsidRDefault="00EB47B3" w:rsidP="00EB47B3">
      <w:pPr>
        <w:pStyle w:val="NoSpacing"/>
      </w:pPr>
      <w:r w:rsidRPr="00EB47B3">
        <w:t>DELETE</w:t>
      </w:r>
      <w:r w:rsidRPr="00EB47B3">
        <w:tab/>
      </w:r>
      <w:proofErr w:type="spellStart"/>
      <w:r w:rsidRPr="00EB47B3">
        <w:t>Delete</w:t>
      </w:r>
      <w:proofErr w:type="spellEnd"/>
      <w:r w:rsidRPr="00EB47B3">
        <w:t xml:space="preserve"> the Object</w:t>
      </w:r>
    </w:p>
    <w:p w14:paraId="03714E31" w14:textId="77777777" w:rsidR="00EB47B3" w:rsidRPr="00EB47B3" w:rsidRDefault="00EB47B3" w:rsidP="00EB47B3">
      <w:pPr>
        <w:pStyle w:val="NoSpacing"/>
      </w:pPr>
      <w:r w:rsidRPr="00EB47B3">
        <w:t>EDITPERMS</w:t>
      </w:r>
      <w:r w:rsidRPr="00EB47B3">
        <w:tab/>
        <w:t>Edit Permissions</w:t>
      </w:r>
    </w:p>
    <w:p w14:paraId="2CD15EA8" w14:textId="77777777" w:rsidR="00EB47B3" w:rsidRPr="00EB47B3" w:rsidRDefault="00EB47B3" w:rsidP="00EB47B3">
      <w:pPr>
        <w:pStyle w:val="NoSpacing"/>
      </w:pPr>
      <w:r w:rsidRPr="00EB47B3">
        <w:t>ADDITEMS</w:t>
      </w:r>
      <w:r w:rsidRPr="00EB47B3">
        <w:tab/>
        <w:t>Add Items</w:t>
      </w:r>
    </w:p>
    <w:p w14:paraId="772916FD" w14:textId="77777777" w:rsidR="00EB47B3" w:rsidRPr="00DF4667" w:rsidRDefault="00EB47B3" w:rsidP="00EB47B3">
      <w:pPr>
        <w:pStyle w:val="NoSpacing"/>
        <w:rPr>
          <w:b/>
          <w:bCs/>
        </w:rPr>
      </w:pPr>
    </w:p>
    <w:p w14:paraId="7E63DE71" w14:textId="77777777" w:rsidR="00EB47B3" w:rsidRPr="00DF4667" w:rsidRDefault="00EB47B3" w:rsidP="00EB47B3">
      <w:pPr>
        <w:pStyle w:val="NoSpacing"/>
        <w:rPr>
          <w:b/>
          <w:bCs/>
        </w:rPr>
      </w:pPr>
      <w:r w:rsidRPr="00DF4667">
        <w:rPr>
          <w:b/>
          <w:bCs/>
        </w:rPr>
        <w:t>*WPM</w:t>
      </w:r>
    </w:p>
    <w:p w14:paraId="5859A30A" w14:textId="77777777" w:rsidR="00EB47B3" w:rsidRPr="00EB47B3" w:rsidRDefault="00EB47B3" w:rsidP="00EB47B3">
      <w:pPr>
        <w:pStyle w:val="NoSpacing"/>
      </w:pPr>
      <w:r w:rsidRPr="00EB47B3">
        <w:t>To specify permissions for WPM objects (</w:t>
      </w:r>
      <w:proofErr w:type="spellStart"/>
      <w:r w:rsidRPr="00EB47B3">
        <w:t>Eg.</w:t>
      </w:r>
      <w:proofErr w:type="spellEnd"/>
      <w:r w:rsidRPr="00EB47B3">
        <w:t xml:space="preserve"> discussions, channels, task lists, etc), the following table displays the keywords that can be substituted for &lt;perms&gt; in any of the applicable PERMACTION operations:</w:t>
      </w:r>
    </w:p>
    <w:p w14:paraId="01D09891" w14:textId="77777777" w:rsidR="00EB47B3" w:rsidRPr="00EB47B3" w:rsidRDefault="00EB47B3" w:rsidP="00EB47B3">
      <w:pPr>
        <w:pStyle w:val="NoSpacing"/>
      </w:pPr>
    </w:p>
    <w:p w14:paraId="3A79B5AA" w14:textId="77777777" w:rsidR="00EB47B3" w:rsidRPr="00EB47B3" w:rsidRDefault="00EB47B3" w:rsidP="00EB47B3">
      <w:pPr>
        <w:pStyle w:val="NoSpacing"/>
      </w:pPr>
      <w:r w:rsidRPr="00EB47B3">
        <w:t>NONE</w:t>
      </w:r>
    </w:p>
    <w:p w14:paraId="6A3AFD12" w14:textId="77777777" w:rsidR="00EB47B3" w:rsidRPr="00EB47B3" w:rsidRDefault="00EB47B3" w:rsidP="00EB47B3">
      <w:pPr>
        <w:pStyle w:val="NoSpacing"/>
      </w:pPr>
      <w:r w:rsidRPr="00EB47B3">
        <w:t>READ</w:t>
      </w:r>
    </w:p>
    <w:p w14:paraId="740B82DD" w14:textId="77777777" w:rsidR="00EB47B3" w:rsidRPr="00EB47B3" w:rsidRDefault="00EB47B3" w:rsidP="00EB47B3">
      <w:pPr>
        <w:pStyle w:val="NoSpacing"/>
      </w:pPr>
      <w:r w:rsidRPr="00EB47B3">
        <w:t>WRITE</w:t>
      </w:r>
    </w:p>
    <w:p w14:paraId="78A844A1" w14:textId="77777777" w:rsidR="00EB47B3" w:rsidRPr="00EB47B3" w:rsidRDefault="00EB47B3" w:rsidP="00EB47B3">
      <w:pPr>
        <w:pStyle w:val="NoSpacing"/>
      </w:pPr>
      <w:r w:rsidRPr="00EB47B3">
        <w:t>ADMINISTER</w:t>
      </w:r>
    </w:p>
    <w:p w14:paraId="6A5DC780" w14:textId="77777777" w:rsidR="00EB47B3" w:rsidRPr="00EB47B3" w:rsidRDefault="00EB47B3" w:rsidP="00EB47B3">
      <w:pPr>
        <w:pStyle w:val="NoSpacing"/>
      </w:pPr>
      <w:r w:rsidRPr="00EB47B3">
        <w:t>-------------------------------</w:t>
      </w:r>
    </w:p>
    <w:p w14:paraId="2ABB72CF" w14:textId="77777777" w:rsidR="00EB47B3" w:rsidRPr="00DF4667" w:rsidRDefault="00EB47B3" w:rsidP="00EB47B3">
      <w:pPr>
        <w:pStyle w:val="NoSpacing"/>
        <w:rPr>
          <w:b/>
          <w:bCs/>
        </w:rPr>
      </w:pPr>
      <w:r w:rsidRPr="00DF4667">
        <w:rPr>
          <w:b/>
          <w:bCs/>
        </w:rPr>
        <w:t>The Enterprise Workspace</w:t>
      </w:r>
    </w:p>
    <w:p w14:paraId="74304BF5" w14:textId="77777777" w:rsidR="00EB47B3" w:rsidRPr="00EB47B3" w:rsidRDefault="00EB47B3" w:rsidP="00EB47B3">
      <w:pPr>
        <w:pStyle w:val="NoSpacing"/>
      </w:pPr>
    </w:p>
    <w:p w14:paraId="7BDEF142" w14:textId="77777777" w:rsidR="00EB47B3" w:rsidRPr="00EB47B3" w:rsidRDefault="00EB47B3" w:rsidP="00EB47B3">
      <w:pPr>
        <w:pStyle w:val="NoSpacing"/>
      </w:pPr>
      <w:r w:rsidRPr="00EB47B3">
        <w:t>The Enterprise Workspace is the public forum in Content Server. It is used to store information and items that are intended for all users in your organization to see and work with. Although all users typically have the ability to see the items in the Enterprise Workspace, only a select number receive permission to add, delete, or modify items there.</w:t>
      </w:r>
    </w:p>
    <w:p w14:paraId="32DA698A" w14:textId="77777777" w:rsidR="00EB47B3" w:rsidRPr="00EB47B3" w:rsidRDefault="00EB47B3" w:rsidP="00EB47B3">
      <w:pPr>
        <w:pStyle w:val="NoSpacing"/>
      </w:pPr>
    </w:p>
    <w:p w14:paraId="000F90A7" w14:textId="77777777" w:rsidR="00EB47B3" w:rsidRPr="00EB47B3" w:rsidRDefault="00EB47B3" w:rsidP="00EB47B3">
      <w:pPr>
        <w:pStyle w:val="NoSpacing"/>
      </w:pPr>
      <w:r w:rsidRPr="00EB47B3">
        <w:lastRenderedPageBreak/>
        <w:t xml:space="preserve"> </w:t>
      </w:r>
    </w:p>
    <w:p w14:paraId="702D0F03" w14:textId="77777777" w:rsidR="00EB47B3" w:rsidRPr="00EB47B3" w:rsidRDefault="00EB47B3" w:rsidP="00EB47B3">
      <w:pPr>
        <w:pStyle w:val="NoSpacing"/>
      </w:pPr>
      <w:r w:rsidRPr="00EB47B3">
        <w:t>Note</w:t>
      </w:r>
    </w:p>
    <w:p w14:paraId="0BA5D6B6" w14:textId="77777777" w:rsidR="00EB47B3" w:rsidRPr="00EB47B3" w:rsidRDefault="00EB47B3" w:rsidP="00EB47B3">
      <w:pPr>
        <w:pStyle w:val="NoSpacing"/>
      </w:pPr>
    </w:p>
    <w:p w14:paraId="742AC587" w14:textId="77777777" w:rsidR="00EB47B3" w:rsidRPr="00EB47B3" w:rsidRDefault="00EB47B3" w:rsidP="00EB47B3">
      <w:pPr>
        <w:pStyle w:val="NoSpacing"/>
      </w:pPr>
      <w:r w:rsidRPr="00EB47B3">
        <w:t>Note:</w:t>
      </w:r>
    </w:p>
    <w:p w14:paraId="27E8BBD6" w14:textId="77777777" w:rsidR="00EB47B3" w:rsidRPr="00EB47B3" w:rsidRDefault="00EB47B3" w:rsidP="00EB47B3">
      <w:pPr>
        <w:pStyle w:val="NoSpacing"/>
      </w:pPr>
      <w:r w:rsidRPr="00EB47B3">
        <w:t>Permissions control your access to everything in Content Server. For more information about permissions, see Understanding Permissions.</w:t>
      </w:r>
    </w:p>
    <w:p w14:paraId="267ADAE2" w14:textId="77777777" w:rsidR="00EB47B3" w:rsidRPr="00EB47B3" w:rsidRDefault="00EB47B3" w:rsidP="00EB47B3">
      <w:pPr>
        <w:pStyle w:val="NoSpacing"/>
      </w:pPr>
    </w:p>
    <w:p w14:paraId="522BD748" w14:textId="77777777" w:rsidR="00EB47B3" w:rsidRPr="00EB47B3" w:rsidRDefault="00EB47B3" w:rsidP="00EB47B3">
      <w:pPr>
        <w:pStyle w:val="NoSpacing"/>
      </w:pPr>
      <w:r w:rsidRPr="00EB47B3">
        <w:t xml:space="preserve"> </w:t>
      </w:r>
    </w:p>
    <w:p w14:paraId="76EED46C" w14:textId="77777777" w:rsidR="00EB47B3" w:rsidRPr="00DF4667" w:rsidRDefault="00EB47B3" w:rsidP="00EB47B3">
      <w:pPr>
        <w:pStyle w:val="NoSpacing"/>
        <w:rPr>
          <w:b/>
          <w:bCs/>
        </w:rPr>
      </w:pPr>
      <w:r w:rsidRPr="00DF4667">
        <w:rPr>
          <w:b/>
          <w:bCs/>
        </w:rPr>
        <w:t>The My Workspace</w:t>
      </w:r>
    </w:p>
    <w:p w14:paraId="43582952" w14:textId="77777777" w:rsidR="00EB47B3" w:rsidRPr="00EB47B3" w:rsidRDefault="00EB47B3" w:rsidP="00EB47B3">
      <w:pPr>
        <w:pStyle w:val="NoSpacing"/>
      </w:pPr>
    </w:p>
    <w:p w14:paraId="283612D2" w14:textId="77777777" w:rsidR="00EB47B3" w:rsidRPr="00EB47B3" w:rsidRDefault="00EB47B3" w:rsidP="00EB47B3">
      <w:pPr>
        <w:pStyle w:val="NoSpacing"/>
      </w:pPr>
      <w:r w:rsidRPr="00EB47B3">
        <w:t>Every user has a private storage area called My Workspace which is accessed by clicking Personal on the Global Menu Bar, then clicking My Workspace. You have full permissions on your personal Workspace, which displays as &lt;</w:t>
      </w:r>
      <w:proofErr w:type="spellStart"/>
      <w:r w:rsidRPr="00EB47B3">
        <w:t>your_userid</w:t>
      </w:r>
      <w:proofErr w:type="spellEnd"/>
      <w:r w:rsidRPr="00EB47B3">
        <w:t>&gt; Home. For more information about your personal Workspace, see Using My Home.</w:t>
      </w:r>
    </w:p>
    <w:p w14:paraId="3D7CC893" w14:textId="77777777" w:rsidR="00EB47B3" w:rsidRPr="00EB47B3" w:rsidRDefault="00EB47B3" w:rsidP="00EB47B3">
      <w:pPr>
        <w:pStyle w:val="NoSpacing"/>
      </w:pPr>
    </w:p>
    <w:p w14:paraId="77277169" w14:textId="77777777" w:rsidR="00EB47B3" w:rsidRPr="00DF4667" w:rsidRDefault="00EB47B3" w:rsidP="00EB47B3">
      <w:pPr>
        <w:pStyle w:val="NoSpacing"/>
        <w:rPr>
          <w:b/>
          <w:bCs/>
        </w:rPr>
      </w:pPr>
      <w:r w:rsidRPr="00DF4667">
        <w:rPr>
          <w:b/>
          <w:bCs/>
        </w:rPr>
        <w:t>The Project Workspace</w:t>
      </w:r>
    </w:p>
    <w:p w14:paraId="3F36CA52" w14:textId="77777777" w:rsidR="00EB47B3" w:rsidRPr="00EB47B3" w:rsidRDefault="00EB47B3" w:rsidP="00EB47B3">
      <w:pPr>
        <w:pStyle w:val="NoSpacing"/>
      </w:pPr>
    </w:p>
    <w:p w14:paraId="33FC8B53" w14:textId="77777777" w:rsidR="00EB47B3" w:rsidRPr="00EB47B3" w:rsidRDefault="00EB47B3" w:rsidP="00EB47B3">
      <w:pPr>
        <w:pStyle w:val="NoSpacing"/>
      </w:pPr>
      <w:r w:rsidRPr="00EB47B3">
        <w:t>Projects are unique in the sense that they are added to Content Server like an item, but each one functions as a discrete Workspace. Every Project added to Content Server receives its own Workspace, which is accessible only to users who are assigned to participate in it. For more information about the Project Workspace, see Working with Projects.</w:t>
      </w:r>
    </w:p>
    <w:p w14:paraId="7A79B954" w14:textId="77777777" w:rsidR="00EB47B3" w:rsidRPr="00EB47B3" w:rsidRDefault="00EB47B3" w:rsidP="00EB47B3">
      <w:pPr>
        <w:pStyle w:val="NoSpacing"/>
      </w:pPr>
    </w:p>
    <w:p w14:paraId="2AC7C4FA" w14:textId="77777777" w:rsidR="00EB47B3" w:rsidRPr="00EB47B3" w:rsidRDefault="00EB47B3" w:rsidP="00EB47B3">
      <w:pPr>
        <w:pStyle w:val="NoSpacing"/>
      </w:pPr>
      <w:r w:rsidRPr="00EB47B3">
        <w:t xml:space="preserve"> </w:t>
      </w:r>
    </w:p>
    <w:p w14:paraId="4CDC6F3B" w14:textId="77777777" w:rsidR="00EB47B3" w:rsidRPr="00EB47B3" w:rsidRDefault="00EB47B3" w:rsidP="00EB47B3">
      <w:pPr>
        <w:pStyle w:val="NoSpacing"/>
      </w:pPr>
      <w:r w:rsidRPr="00EB47B3">
        <w:t>Note</w:t>
      </w:r>
    </w:p>
    <w:p w14:paraId="3FA3FE0E" w14:textId="77777777" w:rsidR="00EB47B3" w:rsidRPr="00EB47B3" w:rsidRDefault="00EB47B3" w:rsidP="00EB47B3">
      <w:pPr>
        <w:pStyle w:val="NoSpacing"/>
      </w:pPr>
    </w:p>
    <w:p w14:paraId="11562DD7" w14:textId="77777777" w:rsidR="00EB47B3" w:rsidRPr="00EB47B3" w:rsidRDefault="00EB47B3" w:rsidP="00EB47B3">
      <w:pPr>
        <w:pStyle w:val="NoSpacing"/>
      </w:pPr>
      <w:r w:rsidRPr="00EB47B3">
        <w:t>Note:</w:t>
      </w:r>
    </w:p>
    <w:p w14:paraId="322940E9" w14:textId="77777777" w:rsidR="00EB47B3" w:rsidRPr="00EB47B3" w:rsidRDefault="00EB47B3" w:rsidP="00EB47B3">
      <w:pPr>
        <w:pStyle w:val="NoSpacing"/>
      </w:pPr>
      <w:r w:rsidRPr="00EB47B3">
        <w:t>Another unique aspect of Projects is that they have their own permissions model. For more information, see Understanding Project Role Permissions.</w:t>
      </w:r>
    </w:p>
    <w:p w14:paraId="73AC0023" w14:textId="77777777" w:rsidR="00EB47B3" w:rsidRPr="00EB47B3" w:rsidRDefault="00EB47B3" w:rsidP="00EB47B3">
      <w:pPr>
        <w:pStyle w:val="NoSpacing"/>
      </w:pPr>
    </w:p>
    <w:p w14:paraId="288E2239" w14:textId="77777777" w:rsidR="00EB47B3" w:rsidRPr="00EB47B3" w:rsidRDefault="00EB47B3" w:rsidP="00EB47B3">
      <w:pPr>
        <w:pStyle w:val="NoSpacing"/>
      </w:pPr>
      <w:r w:rsidRPr="00EB47B3">
        <w:t xml:space="preserve"> </w:t>
      </w:r>
    </w:p>
    <w:p w14:paraId="6FC3A092" w14:textId="77777777" w:rsidR="00EB47B3" w:rsidRPr="00DF4667" w:rsidRDefault="00EB47B3" w:rsidP="00EB47B3">
      <w:pPr>
        <w:pStyle w:val="NoSpacing"/>
        <w:rPr>
          <w:b/>
          <w:bCs/>
        </w:rPr>
      </w:pPr>
      <w:r w:rsidRPr="00DF4667">
        <w:rPr>
          <w:b/>
          <w:bCs/>
        </w:rPr>
        <w:t>Containers</w:t>
      </w:r>
    </w:p>
    <w:p w14:paraId="3EF40643" w14:textId="77777777" w:rsidR="00EB47B3" w:rsidRPr="00EB47B3" w:rsidRDefault="00EB47B3" w:rsidP="00EB47B3">
      <w:pPr>
        <w:pStyle w:val="NoSpacing"/>
      </w:pPr>
    </w:p>
    <w:p w14:paraId="32A110AE" w14:textId="77777777" w:rsidR="00EB47B3" w:rsidRPr="00EB47B3" w:rsidRDefault="00EB47B3" w:rsidP="00EB47B3">
      <w:pPr>
        <w:pStyle w:val="NoSpacing"/>
      </w:pPr>
      <w:r w:rsidRPr="00EB47B3">
        <w:t>Containers are items that organize the information stored in Content Server in a systematic way. The most common Container type, because it can store almost any type of item, is the Folder. Other Containers, such as Discussions and Compound Documents, can store only certain kinds of items. Different Containers have different characteristics and unique functions. For more information about containers and other item types, see Understanding Items.</w:t>
      </w:r>
    </w:p>
    <w:p w14:paraId="6809C2F8" w14:textId="77777777" w:rsidR="00EB47B3" w:rsidRPr="00EB47B3" w:rsidRDefault="00EB47B3" w:rsidP="00EB47B3">
      <w:pPr>
        <w:pStyle w:val="NoSpacing"/>
      </w:pPr>
    </w:p>
    <w:p w14:paraId="0B7A4272" w14:textId="77777777" w:rsidR="00EB47B3" w:rsidRPr="00EB47B3" w:rsidRDefault="00EB47B3" w:rsidP="00EB47B3">
      <w:pPr>
        <w:pStyle w:val="NoSpacing"/>
      </w:pPr>
      <w:r w:rsidRPr="00EB47B3">
        <w:t>Note</w:t>
      </w:r>
    </w:p>
    <w:p w14:paraId="6C53D4DF" w14:textId="77777777" w:rsidR="00EB47B3" w:rsidRPr="00EB47B3" w:rsidRDefault="00EB47B3" w:rsidP="00EB47B3">
      <w:pPr>
        <w:pStyle w:val="NoSpacing"/>
      </w:pPr>
    </w:p>
    <w:p w14:paraId="671A5776" w14:textId="77777777" w:rsidR="00EB47B3" w:rsidRPr="00EB47B3" w:rsidRDefault="00EB47B3" w:rsidP="00EB47B3">
      <w:pPr>
        <w:pStyle w:val="NoSpacing"/>
      </w:pPr>
      <w:r w:rsidRPr="00EB47B3">
        <w:t>Note:</w:t>
      </w:r>
    </w:p>
    <w:p w14:paraId="789A2BCC" w14:textId="77777777" w:rsidR="00EB47B3" w:rsidRDefault="00EB47B3" w:rsidP="00EB47B3">
      <w:pPr>
        <w:pStyle w:val="NoSpacing"/>
      </w:pPr>
      <w:r w:rsidRPr="00EB47B3">
        <w:t>Workspaces and Containers are sometimes collectively referred to as locations.</w:t>
      </w:r>
    </w:p>
    <w:p w14:paraId="3C97042F" w14:textId="2BD208B3" w:rsidR="00EB47B3" w:rsidRDefault="00EB47B3" w:rsidP="00EB47B3">
      <w:pPr>
        <w:pStyle w:val="NoSpacing"/>
      </w:pPr>
      <w:r w:rsidRPr="00EB47B3">
        <w:rPr>
          <w:noProof/>
        </w:rPr>
        <w:lastRenderedPageBreak/>
        <w:drawing>
          <wp:inline distT="0" distB="0" distL="0" distR="0" wp14:anchorId="79EE2DC3" wp14:editId="5E3729C7">
            <wp:extent cx="5731510" cy="3046730"/>
            <wp:effectExtent l="0" t="0" r="2540" b="1270"/>
            <wp:docPr id="11335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1B69179A" w14:textId="77777777" w:rsidR="00EB47B3" w:rsidRDefault="00EB47B3" w:rsidP="00EB47B3">
      <w:pPr>
        <w:pStyle w:val="NoSpacing"/>
      </w:pPr>
    </w:p>
    <w:p w14:paraId="0A7AC28A" w14:textId="00B48117" w:rsidR="00EB47B3" w:rsidRDefault="00EB47B3" w:rsidP="00EB47B3">
      <w:pPr>
        <w:pStyle w:val="NoSpacing"/>
      </w:pPr>
      <w:r>
        <w:rPr>
          <w:noProof/>
        </w:rPr>
        <w:drawing>
          <wp:inline distT="0" distB="0" distL="0" distR="0" wp14:anchorId="0EB8B783" wp14:editId="3BA6B4A9">
            <wp:extent cx="5731510" cy="4552950"/>
            <wp:effectExtent l="0" t="0" r="2540" b="0"/>
            <wp:docPr id="78059808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98085" name="Picture 2"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52950"/>
                    </a:xfrm>
                    <a:prstGeom prst="rect">
                      <a:avLst/>
                    </a:prstGeom>
                    <a:noFill/>
                    <a:ln>
                      <a:noFill/>
                    </a:ln>
                  </pic:spPr>
                </pic:pic>
              </a:graphicData>
            </a:graphic>
          </wp:inline>
        </w:drawing>
      </w:r>
    </w:p>
    <w:p w14:paraId="596365B5" w14:textId="07A2F204" w:rsidR="00EB47B3" w:rsidRDefault="00EB47B3" w:rsidP="00EB47B3">
      <w:pPr>
        <w:pStyle w:val="NoSpacing"/>
      </w:pPr>
      <w:r>
        <w:rPr>
          <w:noProof/>
        </w:rPr>
        <w:lastRenderedPageBreak/>
        <w:drawing>
          <wp:inline distT="0" distB="0" distL="0" distR="0" wp14:anchorId="13897917" wp14:editId="612FCDA5">
            <wp:extent cx="5731510" cy="2833370"/>
            <wp:effectExtent l="0" t="0" r="2540" b="5080"/>
            <wp:docPr id="115157033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70338"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33370"/>
                    </a:xfrm>
                    <a:prstGeom prst="rect">
                      <a:avLst/>
                    </a:prstGeom>
                    <a:noFill/>
                    <a:ln>
                      <a:noFill/>
                    </a:ln>
                  </pic:spPr>
                </pic:pic>
              </a:graphicData>
            </a:graphic>
          </wp:inline>
        </w:drawing>
      </w:r>
    </w:p>
    <w:p w14:paraId="315F15B4" w14:textId="77777777" w:rsidR="00F53433" w:rsidRDefault="00F53433" w:rsidP="00EB47B3">
      <w:pPr>
        <w:pStyle w:val="NoSpacing"/>
      </w:pPr>
    </w:p>
    <w:p w14:paraId="04104136" w14:textId="29D9368B" w:rsidR="00F53433" w:rsidRDefault="00F53433" w:rsidP="00EB47B3">
      <w:pPr>
        <w:pStyle w:val="NoSpacing"/>
      </w:pPr>
      <w:r w:rsidRPr="00873CD2">
        <w:rPr>
          <w:b/>
          <w:bCs/>
        </w:rPr>
        <w:t>Groups</w:t>
      </w:r>
      <w:r>
        <w:t xml:space="preserve">: </w:t>
      </w:r>
      <w:r w:rsidRPr="00F53433">
        <w:t xml:space="preserve">The principal group of which you are a member is called your </w:t>
      </w:r>
      <w:proofErr w:type="gramStart"/>
      <w:r w:rsidRPr="00F53433">
        <w:t>Department</w:t>
      </w:r>
      <w:proofErr w:type="gramEnd"/>
    </w:p>
    <w:p w14:paraId="2E18ED08" w14:textId="7EC90B08" w:rsidR="00873CD2" w:rsidRPr="00873CD2" w:rsidRDefault="00873CD2" w:rsidP="00873CD2">
      <w:pPr>
        <w:pStyle w:val="NoSpacing"/>
        <w:rPr>
          <w:b/>
          <w:bCs/>
        </w:rPr>
      </w:pPr>
      <w:r w:rsidRPr="00873CD2">
        <w:rPr>
          <w:b/>
          <w:bCs/>
        </w:rPr>
        <w:t>Permissions</w:t>
      </w:r>
      <w:r>
        <w:t>:</w:t>
      </w:r>
      <w:bookmarkStart w:id="0" w:name="LL-TYPESPERMS"/>
      <w:r w:rsidRPr="00873CD2">
        <w:rPr>
          <w:rFonts w:ascii="Tahoma" w:eastAsia="Times New Roman" w:hAnsi="Tahoma" w:cs="Tahoma"/>
          <w:b/>
          <w:bCs/>
          <w:color w:val="05447E"/>
          <w:kern w:val="0"/>
          <w:sz w:val="17"/>
          <w:szCs w:val="17"/>
          <w:lang w:eastAsia="en-GB"/>
          <w14:ligatures w14:val="none"/>
        </w:rPr>
        <w:t xml:space="preserve"> </w:t>
      </w:r>
      <w:r w:rsidRPr="00873CD2">
        <w:rPr>
          <w:b/>
          <w:bCs/>
        </w:rPr>
        <w:t>Types of Permissions</w:t>
      </w:r>
      <w:bookmarkEnd w:id="0"/>
    </w:p>
    <w:p w14:paraId="0D4A1FFB" w14:textId="77777777" w:rsidR="00873CD2" w:rsidRPr="00873CD2" w:rsidRDefault="00873CD2" w:rsidP="00873CD2">
      <w:pPr>
        <w:pStyle w:val="NoSpacing"/>
      </w:pPr>
      <w:bookmarkStart w:id="1" w:name="TMPID784"/>
      <w:bookmarkEnd w:id="1"/>
      <w:r w:rsidRPr="00873CD2">
        <w:t>There are three distinct but related types of permissions:</w:t>
      </w:r>
    </w:p>
    <w:p w14:paraId="6FB98C04" w14:textId="77777777" w:rsidR="00873CD2" w:rsidRPr="00873CD2" w:rsidRDefault="00873CD2" w:rsidP="00873CD2">
      <w:pPr>
        <w:pStyle w:val="NoSpacing"/>
        <w:numPr>
          <w:ilvl w:val="0"/>
          <w:numId w:val="1"/>
        </w:numPr>
      </w:pPr>
      <w:bookmarkStart w:id="2" w:name="AEN787"/>
      <w:bookmarkStart w:id="3" w:name="AEN788"/>
      <w:bookmarkStart w:id="4" w:name="TMPID787"/>
      <w:bookmarkEnd w:id="2"/>
      <w:bookmarkEnd w:id="3"/>
      <w:bookmarkEnd w:id="4"/>
      <w:r w:rsidRPr="00873CD2">
        <w:t>Work Item permissions, which apply to Collections, Channels, Discussions, and Task Lists.</w:t>
      </w:r>
    </w:p>
    <w:p w14:paraId="3C3D5942" w14:textId="77777777" w:rsidR="00873CD2" w:rsidRPr="00873CD2" w:rsidRDefault="00873CD2" w:rsidP="00873CD2">
      <w:pPr>
        <w:pStyle w:val="NoSpacing"/>
        <w:numPr>
          <w:ilvl w:val="0"/>
          <w:numId w:val="1"/>
        </w:numPr>
      </w:pPr>
      <w:bookmarkStart w:id="5" w:name="AEN790"/>
      <w:bookmarkStart w:id="6" w:name="TMPID789"/>
      <w:bookmarkEnd w:id="5"/>
      <w:bookmarkEnd w:id="6"/>
      <w:r w:rsidRPr="00873CD2">
        <w:t>Document Management permissions, which apply to most item types.</w:t>
      </w:r>
    </w:p>
    <w:p w14:paraId="189610B8" w14:textId="77777777" w:rsidR="00873CD2" w:rsidRPr="00873CD2" w:rsidRDefault="00873CD2" w:rsidP="00873CD2">
      <w:pPr>
        <w:pStyle w:val="NoSpacing"/>
        <w:numPr>
          <w:ilvl w:val="0"/>
          <w:numId w:val="1"/>
        </w:numPr>
      </w:pPr>
      <w:bookmarkStart w:id="7" w:name="AEN792"/>
      <w:bookmarkStart w:id="8" w:name="TMPID791"/>
      <w:bookmarkEnd w:id="7"/>
      <w:bookmarkEnd w:id="8"/>
      <w:r w:rsidRPr="00873CD2">
        <w:t>Role-Based permissions, which apply to Projects.</w:t>
      </w:r>
    </w:p>
    <w:p w14:paraId="7A7C36DB" w14:textId="500C3138" w:rsidR="00873CD2" w:rsidRDefault="00873CD2" w:rsidP="00EB47B3">
      <w:pPr>
        <w:pStyle w:val="NoSpacing"/>
      </w:pPr>
    </w:p>
    <w:p w14:paraId="2E261D6B" w14:textId="4284ADFE" w:rsidR="00EB47B3" w:rsidRPr="00EB47B3" w:rsidRDefault="00873CD2" w:rsidP="00EB47B3">
      <w:pPr>
        <w:pStyle w:val="NoSpacing"/>
      </w:pPr>
      <w:r>
        <w:rPr>
          <w:noProof/>
        </w:rPr>
        <w:drawing>
          <wp:inline distT="0" distB="0" distL="0" distR="0" wp14:anchorId="52116ADD" wp14:editId="6796A240">
            <wp:extent cx="5731510" cy="2973705"/>
            <wp:effectExtent l="0" t="0" r="2540" b="0"/>
            <wp:docPr id="10170332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323" name="Picture 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4D8F1A75" w14:textId="77777777" w:rsidR="00EB47B3" w:rsidRPr="00EB47B3" w:rsidRDefault="00EB47B3" w:rsidP="00EB47B3">
      <w:pPr>
        <w:pStyle w:val="NoSpacing"/>
      </w:pPr>
    </w:p>
    <w:p w14:paraId="05F6E355" w14:textId="0636F729" w:rsidR="00EB47B3" w:rsidRPr="00EB47B3" w:rsidRDefault="00EB47B3" w:rsidP="00EB47B3">
      <w:pPr>
        <w:pStyle w:val="NoSpacing"/>
      </w:pPr>
      <w:r w:rsidRPr="00EB47B3">
        <w:lastRenderedPageBreak/>
        <w:t xml:space="preserve"> </w:t>
      </w:r>
      <w:r w:rsidR="00422EF7">
        <w:rPr>
          <w:noProof/>
        </w:rPr>
        <w:drawing>
          <wp:inline distT="0" distB="0" distL="0" distR="0" wp14:anchorId="72C27E60" wp14:editId="68D41269">
            <wp:extent cx="3155950" cy="3181333"/>
            <wp:effectExtent l="0" t="0" r="6350" b="635"/>
            <wp:docPr id="11624004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00488" name="Picture 6"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0169" cy="3185586"/>
                    </a:xfrm>
                    <a:prstGeom prst="rect">
                      <a:avLst/>
                    </a:prstGeom>
                    <a:noFill/>
                    <a:ln>
                      <a:noFill/>
                    </a:ln>
                  </pic:spPr>
                </pic:pic>
              </a:graphicData>
            </a:graphic>
          </wp:inline>
        </w:drawing>
      </w:r>
      <w:r w:rsidR="00422EF7">
        <w:rPr>
          <w:noProof/>
        </w:rPr>
        <w:drawing>
          <wp:inline distT="0" distB="0" distL="0" distR="0" wp14:anchorId="2A77190B" wp14:editId="79B7AA00">
            <wp:extent cx="5731510" cy="4607560"/>
            <wp:effectExtent l="0" t="0" r="2540" b="2540"/>
            <wp:docPr id="1038195400" name="Picture 5"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5400" name="Picture 5" descr="A screenshot of a documen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607560"/>
                    </a:xfrm>
                    <a:prstGeom prst="rect">
                      <a:avLst/>
                    </a:prstGeom>
                    <a:noFill/>
                    <a:ln>
                      <a:noFill/>
                    </a:ln>
                  </pic:spPr>
                </pic:pic>
              </a:graphicData>
            </a:graphic>
          </wp:inline>
        </w:drawing>
      </w:r>
    </w:p>
    <w:p w14:paraId="48D076F5" w14:textId="4D313AC2" w:rsidR="00EB47B3" w:rsidRDefault="0000010A" w:rsidP="00EB47B3">
      <w:pPr>
        <w:pStyle w:val="NoSpacing"/>
      </w:pPr>
      <w:r w:rsidRPr="0000010A">
        <w:rPr>
          <w:noProof/>
        </w:rPr>
        <w:lastRenderedPageBreak/>
        <w:drawing>
          <wp:inline distT="0" distB="0" distL="0" distR="0" wp14:anchorId="5FE85177" wp14:editId="4100B2E3">
            <wp:extent cx="5731510" cy="1111885"/>
            <wp:effectExtent l="0" t="0" r="2540" b="0"/>
            <wp:docPr id="161173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11885"/>
                    </a:xfrm>
                    <a:prstGeom prst="rect">
                      <a:avLst/>
                    </a:prstGeom>
                    <a:noFill/>
                    <a:ln>
                      <a:noFill/>
                    </a:ln>
                  </pic:spPr>
                </pic:pic>
              </a:graphicData>
            </a:graphic>
          </wp:inline>
        </w:drawing>
      </w:r>
    </w:p>
    <w:p w14:paraId="7CBF6144" w14:textId="77777777" w:rsidR="007919E2" w:rsidRDefault="007919E2" w:rsidP="00EB47B3">
      <w:pPr>
        <w:pStyle w:val="NoSpacing"/>
      </w:pPr>
    </w:p>
    <w:p w14:paraId="7CD34F19" w14:textId="77777777" w:rsidR="007919E2" w:rsidRDefault="007919E2" w:rsidP="00EB47B3">
      <w:pPr>
        <w:pStyle w:val="NoSpacing"/>
      </w:pPr>
    </w:p>
    <w:p w14:paraId="35A402B0" w14:textId="55035B52" w:rsidR="00494883" w:rsidRDefault="00494883" w:rsidP="00EB47B3">
      <w:pPr>
        <w:pStyle w:val="NoSpacing"/>
      </w:pPr>
      <w:r>
        <w:rPr>
          <w:noProof/>
        </w:rPr>
        <w:drawing>
          <wp:inline distT="0" distB="0" distL="0" distR="0" wp14:anchorId="73794673" wp14:editId="50A8254F">
            <wp:extent cx="5731510" cy="2809240"/>
            <wp:effectExtent l="0" t="0" r="2540" b="0"/>
            <wp:docPr id="1380066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09240"/>
                    </a:xfrm>
                    <a:prstGeom prst="rect">
                      <a:avLst/>
                    </a:prstGeom>
                    <a:noFill/>
                    <a:ln>
                      <a:noFill/>
                    </a:ln>
                  </pic:spPr>
                </pic:pic>
              </a:graphicData>
            </a:graphic>
          </wp:inline>
        </w:drawing>
      </w:r>
    </w:p>
    <w:p w14:paraId="5FAC58E2" w14:textId="77FF1274" w:rsidR="007919E2" w:rsidRDefault="007919E2" w:rsidP="00EB47B3">
      <w:pPr>
        <w:pStyle w:val="NoSpacing"/>
      </w:pPr>
      <w:r>
        <w:rPr>
          <w:noProof/>
        </w:rPr>
        <w:drawing>
          <wp:inline distT="0" distB="0" distL="0" distR="0" wp14:anchorId="4F4C9358" wp14:editId="6E1419FE">
            <wp:extent cx="5731510" cy="1364615"/>
            <wp:effectExtent l="0" t="0" r="2540" b="6985"/>
            <wp:docPr id="934204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364615"/>
                    </a:xfrm>
                    <a:prstGeom prst="rect">
                      <a:avLst/>
                    </a:prstGeom>
                    <a:noFill/>
                    <a:ln>
                      <a:noFill/>
                    </a:ln>
                  </pic:spPr>
                </pic:pic>
              </a:graphicData>
            </a:graphic>
          </wp:inline>
        </w:drawing>
      </w:r>
    </w:p>
    <w:p w14:paraId="5975C01D" w14:textId="77777777" w:rsidR="00B719B2" w:rsidRDefault="00B719B2" w:rsidP="00EB47B3">
      <w:pPr>
        <w:pStyle w:val="NoSpacing"/>
      </w:pPr>
    </w:p>
    <w:p w14:paraId="1FEE5812" w14:textId="30AB8EE9" w:rsidR="00B719B2" w:rsidRDefault="00B719B2" w:rsidP="00EB47B3">
      <w:pPr>
        <w:pStyle w:val="NoSpacing"/>
      </w:pPr>
      <w:r w:rsidRPr="00B719B2">
        <w:rPr>
          <w:noProof/>
        </w:rPr>
        <w:drawing>
          <wp:inline distT="0" distB="0" distL="0" distR="0" wp14:anchorId="40965F94" wp14:editId="27F5A8DC">
            <wp:extent cx="5731510" cy="1876425"/>
            <wp:effectExtent l="0" t="0" r="2540" b="9525"/>
            <wp:docPr id="1360032137"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32137" name="Picture 1" descr="A close-up of a message&#10;&#10;AI-generated content may be incorrect."/>
                    <pic:cNvPicPr/>
                  </pic:nvPicPr>
                  <pic:blipFill>
                    <a:blip r:embed="rId16"/>
                    <a:stretch>
                      <a:fillRect/>
                    </a:stretch>
                  </pic:blipFill>
                  <pic:spPr>
                    <a:xfrm>
                      <a:off x="0" y="0"/>
                      <a:ext cx="5731510" cy="1876425"/>
                    </a:xfrm>
                    <a:prstGeom prst="rect">
                      <a:avLst/>
                    </a:prstGeom>
                  </pic:spPr>
                </pic:pic>
              </a:graphicData>
            </a:graphic>
          </wp:inline>
        </w:drawing>
      </w:r>
    </w:p>
    <w:p w14:paraId="7ABEBCDB" w14:textId="6A59C76B" w:rsidR="007919E2" w:rsidRDefault="00B719B2" w:rsidP="00EB47B3">
      <w:pPr>
        <w:pStyle w:val="NoSpacing"/>
      </w:pPr>
      <w:r w:rsidRPr="00B719B2">
        <w:rPr>
          <w:noProof/>
        </w:rPr>
        <w:drawing>
          <wp:inline distT="0" distB="0" distL="0" distR="0" wp14:anchorId="11444B76" wp14:editId="675B5C56">
            <wp:extent cx="5731510" cy="1096645"/>
            <wp:effectExtent l="0" t="0" r="2540" b="8255"/>
            <wp:docPr id="118713580"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580" name="Picture 1" descr="A close-up of a message&#10;&#10;AI-generated content may be incorrect."/>
                    <pic:cNvPicPr/>
                  </pic:nvPicPr>
                  <pic:blipFill>
                    <a:blip r:embed="rId17"/>
                    <a:stretch>
                      <a:fillRect/>
                    </a:stretch>
                  </pic:blipFill>
                  <pic:spPr>
                    <a:xfrm>
                      <a:off x="0" y="0"/>
                      <a:ext cx="5731510" cy="1096645"/>
                    </a:xfrm>
                    <a:prstGeom prst="rect">
                      <a:avLst/>
                    </a:prstGeom>
                  </pic:spPr>
                </pic:pic>
              </a:graphicData>
            </a:graphic>
          </wp:inline>
        </w:drawing>
      </w:r>
    </w:p>
    <w:p w14:paraId="06D9315E" w14:textId="5C83BEA4" w:rsidR="00B719B2" w:rsidRDefault="00B719B2" w:rsidP="00EB47B3">
      <w:pPr>
        <w:pStyle w:val="NoSpacing"/>
      </w:pPr>
      <w:r w:rsidRPr="00B719B2">
        <w:rPr>
          <w:noProof/>
        </w:rPr>
        <w:lastRenderedPageBreak/>
        <w:drawing>
          <wp:inline distT="0" distB="0" distL="0" distR="0" wp14:anchorId="453591CD" wp14:editId="2FFABDC8">
            <wp:extent cx="5731510" cy="1399540"/>
            <wp:effectExtent l="0" t="0" r="2540" b="0"/>
            <wp:docPr id="756159010"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9010" name="Picture 1" descr="A close-up of a document&#10;&#10;AI-generated content may be incorrect."/>
                    <pic:cNvPicPr/>
                  </pic:nvPicPr>
                  <pic:blipFill>
                    <a:blip r:embed="rId18"/>
                    <a:stretch>
                      <a:fillRect/>
                    </a:stretch>
                  </pic:blipFill>
                  <pic:spPr>
                    <a:xfrm>
                      <a:off x="0" y="0"/>
                      <a:ext cx="5731510" cy="1399540"/>
                    </a:xfrm>
                    <a:prstGeom prst="rect">
                      <a:avLst/>
                    </a:prstGeom>
                  </pic:spPr>
                </pic:pic>
              </a:graphicData>
            </a:graphic>
          </wp:inline>
        </w:drawing>
      </w:r>
    </w:p>
    <w:p w14:paraId="45957EA5" w14:textId="77777777" w:rsidR="00431E79" w:rsidRDefault="00431E79" w:rsidP="00EB47B3">
      <w:pPr>
        <w:pStyle w:val="NoSpacing"/>
      </w:pPr>
    </w:p>
    <w:p w14:paraId="0B7F7C8F" w14:textId="30D4627B" w:rsidR="00431E79" w:rsidRDefault="00431E79" w:rsidP="00EB47B3">
      <w:pPr>
        <w:pStyle w:val="NoSpacing"/>
      </w:pPr>
      <w:r w:rsidRPr="00431E79">
        <w:rPr>
          <w:noProof/>
        </w:rPr>
        <w:drawing>
          <wp:inline distT="0" distB="0" distL="0" distR="0" wp14:anchorId="5ED2DB8D" wp14:editId="34DFC4C3">
            <wp:extent cx="5731510" cy="3317240"/>
            <wp:effectExtent l="0" t="0" r="2540" b="0"/>
            <wp:docPr id="197402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26316" name=""/>
                    <pic:cNvPicPr/>
                  </pic:nvPicPr>
                  <pic:blipFill>
                    <a:blip r:embed="rId19"/>
                    <a:stretch>
                      <a:fillRect/>
                    </a:stretch>
                  </pic:blipFill>
                  <pic:spPr>
                    <a:xfrm>
                      <a:off x="0" y="0"/>
                      <a:ext cx="5731510" cy="3317240"/>
                    </a:xfrm>
                    <a:prstGeom prst="rect">
                      <a:avLst/>
                    </a:prstGeom>
                  </pic:spPr>
                </pic:pic>
              </a:graphicData>
            </a:graphic>
          </wp:inline>
        </w:drawing>
      </w:r>
    </w:p>
    <w:p w14:paraId="593F6129" w14:textId="77777777" w:rsidR="00BD2D36" w:rsidRDefault="00BD2D36" w:rsidP="00EB47B3">
      <w:pPr>
        <w:pStyle w:val="NoSpacing"/>
      </w:pPr>
    </w:p>
    <w:p w14:paraId="0106573F" w14:textId="4C5099FD" w:rsidR="00BD2D36" w:rsidRDefault="00BD2D36" w:rsidP="00EB47B3">
      <w:pPr>
        <w:pStyle w:val="NoSpacing"/>
      </w:pPr>
      <w:r w:rsidRPr="00BD2D36">
        <w:rPr>
          <w:b/>
          <w:bCs/>
        </w:rPr>
        <w:t>Collections</w:t>
      </w:r>
      <w:r>
        <w:t>:</w:t>
      </w:r>
      <w:r w:rsidRPr="00BD2D36">
        <w:rPr>
          <w:rFonts w:ascii="Tahoma" w:hAnsi="Tahoma" w:cs="Tahoma"/>
          <w:color w:val="000000"/>
          <w:sz w:val="18"/>
          <w:szCs w:val="18"/>
          <w:shd w:val="clear" w:color="auto" w:fill="FFFFFF"/>
        </w:rPr>
        <w:t xml:space="preserve"> </w:t>
      </w:r>
      <w:r w:rsidRPr="00BD2D36">
        <w:t>A Collection is a single location within which you store pointers to multiple items. Creating a Collection is a way to organize information stored in various locations. These pointers enable you to quickly, and easily, access the original items.</w:t>
      </w:r>
    </w:p>
    <w:p w14:paraId="6FB3A2BF" w14:textId="5EB5A03E" w:rsidR="006F2374" w:rsidRDefault="006F2374" w:rsidP="00EB47B3">
      <w:pPr>
        <w:pStyle w:val="NoSpacing"/>
      </w:pPr>
      <w:r w:rsidRPr="006F2374">
        <w:rPr>
          <w:noProof/>
        </w:rPr>
        <w:drawing>
          <wp:inline distT="0" distB="0" distL="0" distR="0" wp14:anchorId="78D149AE" wp14:editId="498167AA">
            <wp:extent cx="5731510" cy="1649730"/>
            <wp:effectExtent l="0" t="0" r="2540" b="7620"/>
            <wp:docPr id="129621036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0367" name="Picture 1" descr="A close-up of a text&#10;&#10;AI-generated content may be incorrect."/>
                    <pic:cNvPicPr/>
                  </pic:nvPicPr>
                  <pic:blipFill>
                    <a:blip r:embed="rId20"/>
                    <a:stretch>
                      <a:fillRect/>
                    </a:stretch>
                  </pic:blipFill>
                  <pic:spPr>
                    <a:xfrm>
                      <a:off x="0" y="0"/>
                      <a:ext cx="5731510" cy="1649730"/>
                    </a:xfrm>
                    <a:prstGeom prst="rect">
                      <a:avLst/>
                    </a:prstGeom>
                  </pic:spPr>
                </pic:pic>
              </a:graphicData>
            </a:graphic>
          </wp:inline>
        </w:drawing>
      </w:r>
    </w:p>
    <w:p w14:paraId="777B665F" w14:textId="77777777" w:rsidR="00CA5B8F" w:rsidRDefault="00CA5B8F" w:rsidP="00EB47B3">
      <w:pPr>
        <w:pStyle w:val="NoSpacing"/>
      </w:pPr>
    </w:p>
    <w:tbl>
      <w:tblPr>
        <w:tblW w:w="5000" w:type="pct"/>
        <w:tblCellSpacing w:w="0" w:type="dxa"/>
        <w:shd w:val="clear" w:color="auto" w:fill="FFFFFF"/>
        <w:tblCellMar>
          <w:top w:w="10" w:type="dxa"/>
          <w:left w:w="10" w:type="dxa"/>
          <w:bottom w:w="10" w:type="dxa"/>
          <w:right w:w="10" w:type="dxa"/>
        </w:tblCellMar>
        <w:tblLook w:val="04A0" w:firstRow="1" w:lastRow="0" w:firstColumn="1" w:lastColumn="0" w:noHBand="0" w:noVBand="1"/>
      </w:tblPr>
      <w:tblGrid>
        <w:gridCol w:w="500"/>
        <w:gridCol w:w="8526"/>
      </w:tblGrid>
      <w:tr w:rsidR="00CA5B8F" w:rsidRPr="00CA5B8F" w14:paraId="25D49512" w14:textId="77777777" w:rsidTr="00CA5B8F">
        <w:trPr>
          <w:tblCellSpacing w:w="0" w:type="dxa"/>
        </w:trPr>
        <w:tc>
          <w:tcPr>
            <w:tcW w:w="0" w:type="auto"/>
            <w:shd w:val="clear" w:color="auto" w:fill="FFFFFF"/>
            <w:noWrap/>
            <w:hideMark/>
          </w:tcPr>
          <w:p w14:paraId="086FEAA3" w14:textId="2AE8DCA8" w:rsidR="00CA5B8F" w:rsidRPr="00CA5B8F" w:rsidRDefault="00CA5B8F" w:rsidP="00CA5B8F">
            <w:pPr>
              <w:pStyle w:val="NoSpacing"/>
            </w:pPr>
            <w:r w:rsidRPr="00CA5B8F">
              <w:rPr>
                <w:noProof/>
              </w:rPr>
              <w:drawing>
                <wp:inline distT="0" distB="0" distL="0" distR="0" wp14:anchorId="10397CA8" wp14:editId="183B02D8">
                  <wp:extent cx="304800" cy="304800"/>
                  <wp:effectExtent l="0" t="0" r="0" b="0"/>
                  <wp:docPr id="807969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5000" w:type="pct"/>
            <w:shd w:val="clear" w:color="auto" w:fill="FFFFFF"/>
            <w:vAlign w:val="center"/>
            <w:hideMark/>
          </w:tcPr>
          <w:p w14:paraId="48892C22" w14:textId="77777777" w:rsidR="00CA5B8F" w:rsidRPr="00CA5B8F" w:rsidRDefault="00CA5B8F" w:rsidP="00CA5B8F">
            <w:pPr>
              <w:pStyle w:val="NoSpacing"/>
            </w:pPr>
            <w:r w:rsidRPr="00CA5B8F">
              <w:t>Using Virtual Folders</w:t>
            </w:r>
          </w:p>
          <w:p w14:paraId="516EE1AD" w14:textId="77777777" w:rsidR="00CA5B8F" w:rsidRPr="00CA5B8F" w:rsidRDefault="00CA5B8F" w:rsidP="00CA5B8F">
            <w:pPr>
              <w:pStyle w:val="NoSpacing"/>
            </w:pPr>
            <w:r w:rsidRPr="00CA5B8F">
              <w:t>Working with Virtual Folders</w:t>
            </w:r>
          </w:p>
        </w:tc>
      </w:tr>
    </w:tbl>
    <w:p w14:paraId="6767AA9B" w14:textId="77777777" w:rsidR="00CA5B8F" w:rsidRPr="00CA5B8F" w:rsidRDefault="00CA5B8F" w:rsidP="00CA5B8F">
      <w:pPr>
        <w:pStyle w:val="NoSpacing"/>
      </w:pPr>
      <w:bookmarkStart w:id="9" w:name="TMPID2871"/>
      <w:bookmarkEnd w:id="9"/>
      <w:r w:rsidRPr="00CA5B8F">
        <w:t>Once a Virtual Folder has been created, users who have been granted See Contents permissions to that Virtual Folder can use it to browse the Virtual Folder's predefined facets.</w:t>
      </w:r>
    </w:p>
    <w:p w14:paraId="0F08D8B3" w14:textId="77777777" w:rsidR="00CA5B8F" w:rsidRPr="00CA5B8F" w:rsidRDefault="00CA5B8F" w:rsidP="00CA5B8F">
      <w:pPr>
        <w:pStyle w:val="NoSpacing"/>
      </w:pPr>
      <w:bookmarkStart w:id="10" w:name="TMPID2873"/>
      <w:bookmarkEnd w:id="10"/>
      <w:r w:rsidRPr="00CA5B8F">
        <w:t>You will see a browse banner above the sidebar when:</w:t>
      </w:r>
    </w:p>
    <w:p w14:paraId="616DFD14" w14:textId="77777777" w:rsidR="00CA5B8F" w:rsidRPr="00CA5B8F" w:rsidRDefault="00CA5B8F" w:rsidP="00CA5B8F">
      <w:pPr>
        <w:pStyle w:val="NoSpacing"/>
      </w:pPr>
      <w:bookmarkStart w:id="11" w:name="AEN2912"/>
      <w:bookmarkStart w:id="12" w:name="AEN2913"/>
      <w:bookmarkStart w:id="13" w:name="TMPID2877"/>
      <w:bookmarkEnd w:id="11"/>
      <w:bookmarkEnd w:id="12"/>
      <w:bookmarkEnd w:id="13"/>
      <w:r w:rsidRPr="00CA5B8F">
        <w:lastRenderedPageBreak/>
        <w:t>a user selects a facet from the available facets in the Content Filter panel of the sidebar, or</w:t>
      </w:r>
    </w:p>
    <w:p w14:paraId="5392CEFE" w14:textId="77777777" w:rsidR="00CA5B8F" w:rsidRPr="00CA5B8F" w:rsidRDefault="00CA5B8F" w:rsidP="00CA5B8F">
      <w:pPr>
        <w:pStyle w:val="NoSpacing"/>
      </w:pPr>
      <w:bookmarkStart w:id="14" w:name="AEN2916"/>
      <w:bookmarkStart w:id="15" w:name="TMPID2880"/>
      <w:bookmarkEnd w:id="14"/>
      <w:bookmarkEnd w:id="15"/>
      <w:r w:rsidRPr="00CA5B8F">
        <w:t>a user selects a Virtual Folder</w:t>
      </w:r>
    </w:p>
    <w:p w14:paraId="421BC13D" w14:textId="77777777" w:rsidR="00CA5B8F" w:rsidRPr="00CA5B8F" w:rsidRDefault="00CA5B8F" w:rsidP="00CA5B8F">
      <w:pPr>
        <w:pStyle w:val="NoSpacing"/>
      </w:pPr>
      <w:bookmarkStart w:id="16" w:name="FBVF-BRWSBAN-BG"/>
      <w:r w:rsidRPr="00CA5B8F">
        <w:t>The Browse Banner</w:t>
      </w:r>
      <w:bookmarkEnd w:id="16"/>
    </w:p>
    <w:p w14:paraId="3DD10844" w14:textId="77777777" w:rsidR="00CA5B8F" w:rsidRPr="00CA5B8F" w:rsidRDefault="00CA5B8F" w:rsidP="00CA5B8F">
      <w:pPr>
        <w:pStyle w:val="NoSpacing"/>
      </w:pPr>
      <w:bookmarkStart w:id="17" w:name="TMPID2883"/>
      <w:bookmarkEnd w:id="17"/>
      <w:r w:rsidRPr="00CA5B8F">
        <w:t>The browse banner appears across the entire page, above the sidebar. It will display whenever you are accessing a faceted browse view of Content Server's contents. The options that the browse banner displays change dynamically, depending on your permissions.</w:t>
      </w:r>
    </w:p>
    <w:p w14:paraId="158D1309" w14:textId="38C8294F" w:rsidR="00CA5B8F" w:rsidRDefault="005B287B" w:rsidP="00CA5B8F">
      <w:pPr>
        <w:pStyle w:val="NoSpacing"/>
      </w:pPr>
      <w:r w:rsidRPr="005B287B">
        <w:rPr>
          <w:noProof/>
        </w:rPr>
        <w:drawing>
          <wp:inline distT="0" distB="0" distL="0" distR="0" wp14:anchorId="71E59828" wp14:editId="7FCC33B0">
            <wp:extent cx="5731510" cy="1862455"/>
            <wp:effectExtent l="0" t="0" r="2540" b="4445"/>
            <wp:docPr id="144952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28428" name=""/>
                    <pic:cNvPicPr/>
                  </pic:nvPicPr>
                  <pic:blipFill>
                    <a:blip r:embed="rId22"/>
                    <a:stretch>
                      <a:fillRect/>
                    </a:stretch>
                  </pic:blipFill>
                  <pic:spPr>
                    <a:xfrm>
                      <a:off x="0" y="0"/>
                      <a:ext cx="5731510" cy="1862455"/>
                    </a:xfrm>
                    <a:prstGeom prst="rect">
                      <a:avLst/>
                    </a:prstGeom>
                  </pic:spPr>
                </pic:pic>
              </a:graphicData>
            </a:graphic>
          </wp:inline>
        </w:drawing>
      </w:r>
    </w:p>
    <w:p w14:paraId="5CAAE529" w14:textId="77777777" w:rsidR="00407B61" w:rsidRDefault="00407B61" w:rsidP="00CA5B8F">
      <w:pPr>
        <w:pStyle w:val="NoSpacing"/>
      </w:pPr>
    </w:p>
    <w:p w14:paraId="1B579E2B" w14:textId="009ACA49" w:rsidR="00414110" w:rsidRDefault="00407B61" w:rsidP="00CA5B8F">
      <w:pPr>
        <w:pStyle w:val="NoSpacing"/>
      </w:pPr>
      <w:r w:rsidRPr="00407B61">
        <w:rPr>
          <w:noProof/>
        </w:rPr>
        <w:drawing>
          <wp:inline distT="0" distB="0" distL="0" distR="0" wp14:anchorId="4D4F1415" wp14:editId="4A7FAB4B">
            <wp:extent cx="5731510" cy="2426970"/>
            <wp:effectExtent l="0" t="0" r="2540" b="0"/>
            <wp:docPr id="8464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34169" name=""/>
                    <pic:cNvPicPr/>
                  </pic:nvPicPr>
                  <pic:blipFill>
                    <a:blip r:embed="rId23"/>
                    <a:stretch>
                      <a:fillRect/>
                    </a:stretch>
                  </pic:blipFill>
                  <pic:spPr>
                    <a:xfrm>
                      <a:off x="0" y="0"/>
                      <a:ext cx="5731510" cy="2426970"/>
                    </a:xfrm>
                    <a:prstGeom prst="rect">
                      <a:avLst/>
                    </a:prstGeom>
                  </pic:spPr>
                </pic:pic>
              </a:graphicData>
            </a:graphic>
          </wp:inline>
        </w:drawing>
      </w:r>
    </w:p>
    <w:p w14:paraId="4ACBC5A6" w14:textId="77777777" w:rsidR="0097604B" w:rsidRDefault="0097604B" w:rsidP="00CA5B8F">
      <w:pPr>
        <w:pStyle w:val="NoSpacing"/>
      </w:pPr>
    </w:p>
    <w:tbl>
      <w:tblPr>
        <w:tblW w:w="5000" w:type="pct"/>
        <w:tblCellSpacing w:w="0" w:type="dxa"/>
        <w:shd w:val="clear" w:color="auto" w:fill="FFFFFF"/>
        <w:tblCellMar>
          <w:top w:w="10" w:type="dxa"/>
          <w:left w:w="10" w:type="dxa"/>
          <w:bottom w:w="10" w:type="dxa"/>
          <w:right w:w="10" w:type="dxa"/>
        </w:tblCellMar>
        <w:tblLook w:val="04A0" w:firstRow="1" w:lastRow="0" w:firstColumn="1" w:lastColumn="0" w:noHBand="0" w:noVBand="1"/>
      </w:tblPr>
      <w:tblGrid>
        <w:gridCol w:w="500"/>
        <w:gridCol w:w="8526"/>
      </w:tblGrid>
      <w:tr w:rsidR="0097604B" w:rsidRPr="0097604B" w14:paraId="7C5B7998" w14:textId="77777777" w:rsidTr="0097604B">
        <w:trPr>
          <w:tblCellSpacing w:w="0" w:type="dxa"/>
        </w:trPr>
        <w:tc>
          <w:tcPr>
            <w:tcW w:w="0" w:type="auto"/>
            <w:shd w:val="clear" w:color="auto" w:fill="FFFFFF"/>
            <w:noWrap/>
            <w:hideMark/>
          </w:tcPr>
          <w:p w14:paraId="5A99B35B" w14:textId="6F0F9632" w:rsidR="0097604B" w:rsidRPr="0097604B" w:rsidRDefault="0097604B" w:rsidP="0097604B">
            <w:pPr>
              <w:pStyle w:val="NoSpacing"/>
            </w:pPr>
            <w:r w:rsidRPr="0097604B">
              <w:rPr>
                <w:noProof/>
              </w:rPr>
              <w:drawing>
                <wp:inline distT="0" distB="0" distL="0" distR="0" wp14:anchorId="66BF7934" wp14:editId="62479442">
                  <wp:extent cx="304800" cy="304800"/>
                  <wp:effectExtent l="0" t="0" r="0" b="0"/>
                  <wp:docPr id="1273690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5000" w:type="pct"/>
            <w:shd w:val="clear" w:color="auto" w:fill="FFFFFF"/>
            <w:vAlign w:val="center"/>
            <w:hideMark/>
          </w:tcPr>
          <w:p w14:paraId="55828060" w14:textId="77777777" w:rsidR="0097604B" w:rsidRPr="0097604B" w:rsidRDefault="0097604B" w:rsidP="0097604B">
            <w:pPr>
              <w:pStyle w:val="NoSpacing"/>
              <w:rPr>
                <w:b/>
                <w:bCs/>
              </w:rPr>
            </w:pPr>
            <w:r w:rsidRPr="0097604B">
              <w:rPr>
                <w:b/>
                <w:bCs/>
              </w:rPr>
              <w:t xml:space="preserve">Working with </w:t>
            </w:r>
            <w:proofErr w:type="spellStart"/>
            <w:r w:rsidRPr="0097604B">
              <w:rPr>
                <w:b/>
                <w:bCs/>
              </w:rPr>
              <w:t>LiveReports</w:t>
            </w:r>
            <w:proofErr w:type="spellEnd"/>
            <w:r w:rsidRPr="0097604B">
              <w:rPr>
                <w:b/>
                <w:bCs/>
              </w:rPr>
              <w:t>: OpenText Content Server User Online Help</w:t>
            </w:r>
          </w:p>
          <w:p w14:paraId="0A83C64F" w14:textId="77777777" w:rsidR="0097604B" w:rsidRPr="0097604B" w:rsidRDefault="0097604B" w:rsidP="0097604B">
            <w:pPr>
              <w:pStyle w:val="NoSpacing"/>
              <w:rPr>
                <w:b/>
                <w:bCs/>
              </w:rPr>
            </w:pPr>
            <w:r w:rsidRPr="0097604B">
              <w:rPr>
                <w:b/>
                <w:bCs/>
              </w:rPr>
              <w:t xml:space="preserve">Working with </w:t>
            </w:r>
            <w:proofErr w:type="spellStart"/>
            <w:r w:rsidRPr="0097604B">
              <w:rPr>
                <w:b/>
                <w:bCs/>
              </w:rPr>
              <w:t>LiveReports</w:t>
            </w:r>
            <w:proofErr w:type="spellEnd"/>
          </w:p>
        </w:tc>
      </w:tr>
    </w:tbl>
    <w:p w14:paraId="5C54C590" w14:textId="15B7B59C" w:rsidR="0097604B" w:rsidRPr="0097604B" w:rsidRDefault="0097604B" w:rsidP="0097604B">
      <w:pPr>
        <w:pStyle w:val="NoSpacing"/>
      </w:pPr>
      <w:bookmarkStart w:id="18" w:name="TMPID50"/>
      <w:bookmarkEnd w:id="18"/>
      <w:proofErr w:type="spellStart"/>
      <w:r w:rsidRPr="0097604B">
        <w:t>LiveReports</w:t>
      </w:r>
      <w:proofErr w:type="spellEnd"/>
      <w:r w:rsidRPr="0097604B">
        <w:t xml:space="preserve"> provide access to information in your organization's Content Server database, and enable you to find, organize and present the information stored there. </w:t>
      </w:r>
      <w:proofErr w:type="spellStart"/>
      <w:r w:rsidRPr="0097604B">
        <w:t>LiveReports</w:t>
      </w:r>
      <w:proofErr w:type="spellEnd"/>
      <w:r w:rsidRPr="0097604B">
        <w:t xml:space="preserve"> obtain information by issuing Structured Query Language (SQL) statements to the database. Since SQL statements can alter or delete critical data, the permission to add or edit </w:t>
      </w:r>
      <w:proofErr w:type="spellStart"/>
      <w:r w:rsidRPr="0097604B">
        <w:t>LiveReports</w:t>
      </w:r>
      <w:proofErr w:type="spellEnd"/>
      <w:r w:rsidRPr="0097604B">
        <w:t xml:space="preserve"> is restricted to the administrator by default.</w:t>
      </w:r>
      <w:r w:rsidR="00182BF4">
        <w:tab/>
      </w:r>
      <w:r w:rsidR="00182BF4">
        <w:tab/>
      </w:r>
      <w:r w:rsidR="00182BF4">
        <w:tab/>
      </w:r>
      <w:r w:rsidR="00182BF4">
        <w:tab/>
      </w:r>
      <w:r w:rsidR="00182BF4">
        <w:tab/>
      </w:r>
      <w:r w:rsidR="00182BF4">
        <w:tab/>
      </w:r>
      <w:r w:rsidR="00182BF4">
        <w:tab/>
      </w:r>
      <w:r w:rsidR="00182BF4">
        <w:tab/>
      </w:r>
      <w:r w:rsidR="00182BF4">
        <w:tab/>
      </w:r>
      <w:r w:rsidR="00182BF4">
        <w:tab/>
      </w:r>
      <w:r w:rsidR="00182BF4">
        <w:tab/>
      </w:r>
      <w:r w:rsidR="00182BF4">
        <w:tab/>
      </w:r>
      <w:r w:rsidR="00182BF4">
        <w:tab/>
      </w:r>
      <w:r w:rsidR="00182BF4">
        <w:tab/>
      </w:r>
      <w:r w:rsidR="00182BF4">
        <w:tab/>
      </w:r>
    </w:p>
    <w:p w14:paraId="367E3FDD" w14:textId="05B199CD" w:rsidR="0097604B" w:rsidRDefault="00074A31" w:rsidP="00CA5B8F">
      <w:pPr>
        <w:pStyle w:val="NoSpacing"/>
      </w:pPr>
      <w:r w:rsidRPr="00074A31">
        <w:rPr>
          <w:noProof/>
        </w:rPr>
        <w:lastRenderedPageBreak/>
        <w:drawing>
          <wp:inline distT="0" distB="0" distL="0" distR="0" wp14:anchorId="0965F4E3" wp14:editId="31C0B71C">
            <wp:extent cx="5731510" cy="1903095"/>
            <wp:effectExtent l="0" t="0" r="2540" b="1905"/>
            <wp:docPr id="572172828"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72828" name="Picture 1" descr="A close-up of a text&#10;&#10;AI-generated content may be incorrect."/>
                    <pic:cNvPicPr/>
                  </pic:nvPicPr>
                  <pic:blipFill>
                    <a:blip r:embed="rId24"/>
                    <a:stretch>
                      <a:fillRect/>
                    </a:stretch>
                  </pic:blipFill>
                  <pic:spPr>
                    <a:xfrm>
                      <a:off x="0" y="0"/>
                      <a:ext cx="5731510" cy="1903095"/>
                    </a:xfrm>
                    <a:prstGeom prst="rect">
                      <a:avLst/>
                    </a:prstGeom>
                  </pic:spPr>
                </pic:pic>
              </a:graphicData>
            </a:graphic>
          </wp:inline>
        </w:drawing>
      </w:r>
    </w:p>
    <w:p w14:paraId="605405D4" w14:textId="77777777" w:rsidR="00A67907" w:rsidRDefault="00A67907" w:rsidP="00CA5B8F">
      <w:pPr>
        <w:pStyle w:val="NoSpacing"/>
      </w:pPr>
    </w:p>
    <w:tbl>
      <w:tblPr>
        <w:tblW w:w="5000" w:type="pct"/>
        <w:tblCellSpacing w:w="0" w:type="dxa"/>
        <w:shd w:val="clear" w:color="auto" w:fill="FFFFFF"/>
        <w:tblCellMar>
          <w:top w:w="10" w:type="dxa"/>
          <w:left w:w="10" w:type="dxa"/>
          <w:bottom w:w="10" w:type="dxa"/>
          <w:right w:w="10" w:type="dxa"/>
        </w:tblCellMar>
        <w:tblLook w:val="04A0" w:firstRow="1" w:lastRow="0" w:firstColumn="1" w:lastColumn="0" w:noHBand="0" w:noVBand="1"/>
      </w:tblPr>
      <w:tblGrid>
        <w:gridCol w:w="500"/>
        <w:gridCol w:w="8526"/>
      </w:tblGrid>
      <w:tr w:rsidR="00A67907" w:rsidRPr="00A67907" w14:paraId="4C6E649F" w14:textId="77777777" w:rsidTr="00A67907">
        <w:trPr>
          <w:tblCellSpacing w:w="0" w:type="dxa"/>
        </w:trPr>
        <w:tc>
          <w:tcPr>
            <w:tcW w:w="0" w:type="auto"/>
            <w:shd w:val="clear" w:color="auto" w:fill="FFFFFF"/>
            <w:noWrap/>
            <w:hideMark/>
          </w:tcPr>
          <w:p w14:paraId="3EC75FF9" w14:textId="22989BF8" w:rsidR="00A67907" w:rsidRPr="00A67907" w:rsidRDefault="00A67907" w:rsidP="00A67907">
            <w:pPr>
              <w:pStyle w:val="NoSpacing"/>
            </w:pPr>
            <w:r w:rsidRPr="00A67907">
              <w:rPr>
                <w:noProof/>
              </w:rPr>
              <w:drawing>
                <wp:inline distT="0" distB="0" distL="0" distR="0" wp14:anchorId="337230D0" wp14:editId="681FAF65">
                  <wp:extent cx="304800" cy="304800"/>
                  <wp:effectExtent l="0" t="0" r="0" b="0"/>
                  <wp:docPr id="1608926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5000" w:type="pct"/>
            <w:shd w:val="clear" w:color="auto" w:fill="FFFFFF"/>
            <w:vAlign w:val="center"/>
            <w:hideMark/>
          </w:tcPr>
          <w:p w14:paraId="01B9A715" w14:textId="77777777" w:rsidR="00A67907" w:rsidRPr="00A67907" w:rsidRDefault="00A67907" w:rsidP="00A67907">
            <w:pPr>
              <w:pStyle w:val="NoSpacing"/>
              <w:rPr>
                <w:b/>
                <w:bCs/>
              </w:rPr>
            </w:pPr>
            <w:r w:rsidRPr="00A67907">
              <w:rPr>
                <w:b/>
                <w:bCs/>
              </w:rPr>
              <w:t>Using Workflows</w:t>
            </w:r>
          </w:p>
          <w:p w14:paraId="4A4B7904" w14:textId="77777777" w:rsidR="00A67907" w:rsidRPr="00A67907" w:rsidRDefault="00A67907" w:rsidP="00A67907">
            <w:pPr>
              <w:pStyle w:val="NoSpacing"/>
              <w:rPr>
                <w:b/>
                <w:bCs/>
              </w:rPr>
            </w:pPr>
            <w:r w:rsidRPr="00A67907">
              <w:rPr>
                <w:b/>
                <w:bCs/>
              </w:rPr>
              <w:t>Understanding Workflows</w:t>
            </w:r>
          </w:p>
        </w:tc>
      </w:tr>
    </w:tbl>
    <w:p w14:paraId="42171442" w14:textId="77777777" w:rsidR="00A67907" w:rsidRPr="00A67907" w:rsidRDefault="00A67907" w:rsidP="00A67907">
      <w:pPr>
        <w:pStyle w:val="NoSpacing"/>
      </w:pPr>
      <w:bookmarkStart w:id="19" w:name="TMPID55"/>
      <w:bookmarkEnd w:id="19"/>
      <w:r w:rsidRPr="00A67907">
        <w:t>Workflows are business processes that are defined in Workflow Maps. A Workflow Map is a graphical representation of the business process. When you start, or </w:t>
      </w:r>
      <w:r w:rsidRPr="00A67907">
        <w:rPr>
          <w:i/>
          <w:iCs/>
        </w:rPr>
        <w:t>initiate</w:t>
      </w:r>
      <w:r w:rsidRPr="00A67907">
        <w:t>, a Workflow, Content Server creates a working copy (or instance) of the Workflow Map, which describes the business process and begins to execute it. The work that occurs during the execution of the business process is stored within a Workflow instance. Each time the same project or business process needs to be performed, you initiate another instance of the Workflow Map. For more information about Workflow Maps, see </w:t>
      </w:r>
      <w:hyperlink r:id="rId25" w:history="1">
        <w:r w:rsidRPr="00A67907">
          <w:rPr>
            <w:rStyle w:val="Hyperlink"/>
          </w:rPr>
          <w:t>Introducing Workflows</w:t>
        </w:r>
      </w:hyperlink>
      <w:r w:rsidRPr="00A67907">
        <w:t>.</w:t>
      </w:r>
    </w:p>
    <w:p w14:paraId="0A71026B" w14:textId="77777777" w:rsidR="00A67907" w:rsidRPr="00A67907" w:rsidRDefault="00A67907" w:rsidP="00A67907">
      <w:pPr>
        <w:pStyle w:val="NoSpacing"/>
      </w:pPr>
      <w:bookmarkStart w:id="20" w:name="TMPID65"/>
      <w:bookmarkEnd w:id="20"/>
      <w:r w:rsidRPr="00A67907">
        <w:t>Workflows consist of a series of linked steps. Steps represent tasks, processes, or events in the Workflow, and the links that connect them define the processing path. Some Workflow steps may require participants to perform tasks, such as reviewing information, entering a comment, or attaching a document. These step tasks appear as Assignments to the users assigned to complete them. For example, if you are assigned a Workflow task, that task will appear on your </w:t>
      </w:r>
      <w:r w:rsidRPr="00A67907">
        <w:rPr>
          <w:b/>
          <w:bCs/>
        </w:rPr>
        <w:t>My Assignments</w:t>
      </w:r>
      <w:r w:rsidRPr="00A67907">
        <w:t> page and the </w:t>
      </w:r>
      <w:r w:rsidRPr="00A67907">
        <w:rPr>
          <w:b/>
          <w:bCs/>
        </w:rPr>
        <w:t>Assignments</w:t>
      </w:r>
      <w:r w:rsidRPr="00A67907">
        <w:t> tab of the </w:t>
      </w:r>
      <w:r w:rsidRPr="00A67907">
        <w:rPr>
          <w:b/>
          <w:bCs/>
        </w:rPr>
        <w:t>My Workflows</w:t>
      </w:r>
      <w:r w:rsidRPr="00A67907">
        <w:t> page whenever the Workflow execution reaches the step. Other Workflow steps execute automatically, with no input from Content Server users.</w:t>
      </w:r>
    </w:p>
    <w:p w14:paraId="2C767F91" w14:textId="77777777" w:rsidR="00A67907" w:rsidRPr="00A67907" w:rsidRDefault="00A67907" w:rsidP="00A67907">
      <w:pPr>
        <w:pStyle w:val="NoSpacing"/>
        <w:rPr>
          <w:b/>
          <w:bCs/>
        </w:rPr>
      </w:pPr>
      <w:bookmarkStart w:id="21" w:name="WF-PARTICIPATINGWORKFLOWS"/>
      <w:r w:rsidRPr="00A67907">
        <w:rPr>
          <w:b/>
          <w:bCs/>
        </w:rPr>
        <w:t>Participating in Workflows</w:t>
      </w:r>
      <w:bookmarkEnd w:id="21"/>
    </w:p>
    <w:p w14:paraId="59089618" w14:textId="77777777" w:rsidR="00A67907" w:rsidRPr="00A67907" w:rsidRDefault="00A67907" w:rsidP="00A67907">
      <w:pPr>
        <w:pStyle w:val="NoSpacing"/>
      </w:pPr>
      <w:bookmarkStart w:id="22" w:name="TMPID72"/>
      <w:bookmarkEnd w:id="22"/>
      <w:r w:rsidRPr="00A67907">
        <w:t>If you are a Workflow participant, the Workflow step assigned to you appears on your </w:t>
      </w:r>
      <w:r w:rsidRPr="00A67907">
        <w:rPr>
          <w:b/>
          <w:bCs/>
        </w:rPr>
        <w:t>My Assignments</w:t>
      </w:r>
      <w:r w:rsidRPr="00A67907">
        <w:t> page when the Workflow arrives at that step. For more information about performing Workflow assignments, see </w:t>
      </w:r>
      <w:hyperlink r:id="rId26" w:history="1">
        <w:r w:rsidRPr="00A67907">
          <w:rPr>
            <w:rStyle w:val="Hyperlink"/>
          </w:rPr>
          <w:t>Performing Workflow Assignments</w:t>
        </w:r>
      </w:hyperlink>
      <w:r w:rsidRPr="00A67907">
        <w:t>.</w:t>
      </w:r>
    </w:p>
    <w:p w14:paraId="39730E4E" w14:textId="77777777" w:rsidR="00A67907" w:rsidRPr="00A67907" w:rsidRDefault="00A67907" w:rsidP="00A67907">
      <w:pPr>
        <w:pStyle w:val="NoSpacing"/>
        <w:rPr>
          <w:b/>
          <w:bCs/>
        </w:rPr>
      </w:pPr>
      <w:bookmarkStart w:id="23" w:name="WF-MANAGINGWORKFLOWS"/>
      <w:r w:rsidRPr="00A67907">
        <w:rPr>
          <w:b/>
          <w:bCs/>
        </w:rPr>
        <w:t>Managing Workflows</w:t>
      </w:r>
      <w:bookmarkEnd w:id="23"/>
    </w:p>
    <w:p w14:paraId="0DF89C48" w14:textId="77777777" w:rsidR="00A67907" w:rsidRPr="00A67907" w:rsidRDefault="00A67907" w:rsidP="00A67907">
      <w:pPr>
        <w:pStyle w:val="NoSpacing"/>
      </w:pPr>
      <w:bookmarkStart w:id="24" w:name="TMPID77"/>
      <w:bookmarkEnd w:id="24"/>
      <w:r w:rsidRPr="00A67907">
        <w:t>If you initiate a Workflow or are its manager, you monitor the progress of the Workflow or modify it on the </w:t>
      </w:r>
      <w:r w:rsidRPr="00A67907">
        <w:rPr>
          <w:b/>
          <w:bCs/>
        </w:rPr>
        <w:t>My Workflows</w:t>
      </w:r>
      <w:r w:rsidRPr="00A67907">
        <w:t> page. For more information about monitoring or managing Workflows, see </w:t>
      </w:r>
      <w:hyperlink r:id="rId27" w:history="1">
        <w:r w:rsidRPr="00A67907">
          <w:rPr>
            <w:rStyle w:val="Hyperlink"/>
          </w:rPr>
          <w:t>Managing Workflows</w:t>
        </w:r>
      </w:hyperlink>
      <w:r w:rsidRPr="00A67907">
        <w:t> and </w:t>
      </w:r>
      <w:hyperlink r:id="rId28" w:history="1">
        <w:r w:rsidRPr="00A67907">
          <w:rPr>
            <w:rStyle w:val="Hyperlink"/>
          </w:rPr>
          <w:t>Monitoring Workflows and Assignments</w:t>
        </w:r>
      </w:hyperlink>
      <w:r w:rsidRPr="00A67907">
        <w:t>.</w:t>
      </w:r>
    </w:p>
    <w:p w14:paraId="159036BF" w14:textId="77777777" w:rsidR="00A67907" w:rsidRPr="00A67907" w:rsidRDefault="00A67907" w:rsidP="00A67907">
      <w:pPr>
        <w:pStyle w:val="NoSpacing"/>
        <w:rPr>
          <w:b/>
          <w:bCs/>
        </w:rPr>
      </w:pPr>
      <w:bookmarkStart w:id="25" w:name="WF-COMPLETEWORKFLOWS"/>
      <w:r w:rsidRPr="00A67907">
        <w:rPr>
          <w:b/>
          <w:bCs/>
        </w:rPr>
        <w:t>Completing Workflows</w:t>
      </w:r>
      <w:bookmarkEnd w:id="25"/>
    </w:p>
    <w:p w14:paraId="589106E4" w14:textId="77777777" w:rsidR="00A67907" w:rsidRPr="00A67907" w:rsidRDefault="00A67907" w:rsidP="00A67907">
      <w:pPr>
        <w:pStyle w:val="NoSpacing"/>
      </w:pPr>
      <w:bookmarkStart w:id="26" w:name="TMPID83"/>
      <w:bookmarkEnd w:id="26"/>
      <w:r w:rsidRPr="00A67907">
        <w:t>When a Workflow is complete, the initiator and Workflow managers can archive or delete the Workflow instance, unless the Workflow Map contains an automatic completion action.</w:t>
      </w:r>
    </w:p>
    <w:p w14:paraId="7EE491B3" w14:textId="44C88ABB" w:rsidR="00A67907" w:rsidRDefault="00EA18F7" w:rsidP="00CA5B8F">
      <w:pPr>
        <w:pStyle w:val="NoSpacing"/>
      </w:pPr>
      <w:r w:rsidRPr="00EA18F7">
        <w:rPr>
          <w:noProof/>
        </w:rPr>
        <w:lastRenderedPageBreak/>
        <w:drawing>
          <wp:inline distT="0" distB="0" distL="0" distR="0" wp14:anchorId="5C7F072B" wp14:editId="1B94D293">
            <wp:extent cx="5731510" cy="2476500"/>
            <wp:effectExtent l="0" t="0" r="2540" b="0"/>
            <wp:docPr id="167531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11003" name=""/>
                    <pic:cNvPicPr/>
                  </pic:nvPicPr>
                  <pic:blipFill>
                    <a:blip r:embed="rId29"/>
                    <a:stretch>
                      <a:fillRect/>
                    </a:stretch>
                  </pic:blipFill>
                  <pic:spPr>
                    <a:xfrm>
                      <a:off x="0" y="0"/>
                      <a:ext cx="5731510" cy="2476500"/>
                    </a:xfrm>
                    <a:prstGeom prst="rect">
                      <a:avLst/>
                    </a:prstGeom>
                  </pic:spPr>
                </pic:pic>
              </a:graphicData>
            </a:graphic>
          </wp:inline>
        </w:drawing>
      </w:r>
    </w:p>
    <w:p w14:paraId="6F53FBF0" w14:textId="77777777" w:rsidR="00143C2E" w:rsidRDefault="00143C2E" w:rsidP="00CA5B8F">
      <w:pPr>
        <w:pStyle w:val="NoSpacing"/>
      </w:pPr>
    </w:p>
    <w:p w14:paraId="6B9E40CD" w14:textId="34055E6E" w:rsidR="00143C2E" w:rsidRDefault="00143C2E" w:rsidP="00CA5B8F">
      <w:pPr>
        <w:pStyle w:val="NoSpacing"/>
      </w:pPr>
      <w:r w:rsidRPr="00143C2E">
        <w:rPr>
          <w:noProof/>
        </w:rPr>
        <w:drawing>
          <wp:inline distT="0" distB="0" distL="0" distR="0" wp14:anchorId="4D047A4D" wp14:editId="7FC5E3A8">
            <wp:extent cx="5731510" cy="2204720"/>
            <wp:effectExtent l="0" t="0" r="2540" b="5080"/>
            <wp:docPr id="172494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49718" name=""/>
                    <pic:cNvPicPr/>
                  </pic:nvPicPr>
                  <pic:blipFill>
                    <a:blip r:embed="rId30"/>
                    <a:stretch>
                      <a:fillRect/>
                    </a:stretch>
                  </pic:blipFill>
                  <pic:spPr>
                    <a:xfrm>
                      <a:off x="0" y="0"/>
                      <a:ext cx="5731510" cy="2204720"/>
                    </a:xfrm>
                    <a:prstGeom prst="rect">
                      <a:avLst/>
                    </a:prstGeom>
                  </pic:spPr>
                </pic:pic>
              </a:graphicData>
            </a:graphic>
          </wp:inline>
        </w:drawing>
      </w:r>
    </w:p>
    <w:p w14:paraId="3292CDAF" w14:textId="77777777" w:rsidR="00422D44" w:rsidRDefault="00422D44" w:rsidP="00CA5B8F">
      <w:pPr>
        <w:pStyle w:val="NoSpacing"/>
      </w:pPr>
    </w:p>
    <w:tbl>
      <w:tblPr>
        <w:tblW w:w="5000" w:type="pct"/>
        <w:tblCellSpacing w:w="0" w:type="dxa"/>
        <w:shd w:val="clear" w:color="auto" w:fill="FFFFFF"/>
        <w:tblCellMar>
          <w:top w:w="10" w:type="dxa"/>
          <w:left w:w="10" w:type="dxa"/>
          <w:bottom w:w="10" w:type="dxa"/>
          <w:right w:w="10" w:type="dxa"/>
        </w:tblCellMar>
        <w:tblLook w:val="04A0" w:firstRow="1" w:lastRow="0" w:firstColumn="1" w:lastColumn="0" w:noHBand="0" w:noVBand="1"/>
      </w:tblPr>
      <w:tblGrid>
        <w:gridCol w:w="500"/>
        <w:gridCol w:w="8526"/>
      </w:tblGrid>
      <w:tr w:rsidR="00422D44" w:rsidRPr="00422D44" w14:paraId="4F91C93B" w14:textId="77777777" w:rsidTr="00422D44">
        <w:trPr>
          <w:tblCellSpacing w:w="0" w:type="dxa"/>
        </w:trPr>
        <w:tc>
          <w:tcPr>
            <w:tcW w:w="0" w:type="auto"/>
            <w:shd w:val="clear" w:color="auto" w:fill="FFFFFF"/>
            <w:noWrap/>
            <w:hideMark/>
          </w:tcPr>
          <w:p w14:paraId="0C8ADBAA" w14:textId="4C28EE54" w:rsidR="00422D44" w:rsidRPr="00422D44" w:rsidRDefault="00422D44" w:rsidP="00422D44">
            <w:pPr>
              <w:pStyle w:val="NoSpacing"/>
            </w:pPr>
            <w:r w:rsidRPr="00422D44">
              <w:rPr>
                <w:noProof/>
              </w:rPr>
              <w:drawing>
                <wp:inline distT="0" distB="0" distL="0" distR="0" wp14:anchorId="75BA70EB" wp14:editId="355655DE">
                  <wp:extent cx="304800" cy="304800"/>
                  <wp:effectExtent l="0" t="0" r="0" b="0"/>
                  <wp:docPr id="2059945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5000" w:type="pct"/>
            <w:shd w:val="clear" w:color="auto" w:fill="FFFFFF"/>
            <w:vAlign w:val="center"/>
            <w:hideMark/>
          </w:tcPr>
          <w:p w14:paraId="4619B8A3" w14:textId="77777777" w:rsidR="00422D44" w:rsidRPr="00422D44" w:rsidRDefault="00422D44" w:rsidP="00422D44">
            <w:pPr>
              <w:pStyle w:val="NoSpacing"/>
              <w:rPr>
                <w:b/>
                <w:bCs/>
              </w:rPr>
            </w:pPr>
            <w:r w:rsidRPr="00422D44">
              <w:rPr>
                <w:b/>
                <w:bCs/>
              </w:rPr>
              <w:t>Using Workflows</w:t>
            </w:r>
          </w:p>
          <w:p w14:paraId="63CD21AD" w14:textId="77777777" w:rsidR="00422D44" w:rsidRPr="00422D44" w:rsidRDefault="00422D44" w:rsidP="00422D44">
            <w:pPr>
              <w:pStyle w:val="NoSpacing"/>
              <w:rPr>
                <w:b/>
                <w:bCs/>
              </w:rPr>
            </w:pPr>
            <w:r w:rsidRPr="00422D44">
              <w:rPr>
                <w:b/>
                <w:bCs/>
              </w:rPr>
              <w:t>Managing Workflows</w:t>
            </w:r>
          </w:p>
        </w:tc>
      </w:tr>
    </w:tbl>
    <w:p w14:paraId="26E1BF0B" w14:textId="77777777" w:rsidR="00422D44" w:rsidRPr="00422D44" w:rsidRDefault="00422D44" w:rsidP="00422D44">
      <w:pPr>
        <w:pStyle w:val="NoSpacing"/>
      </w:pPr>
      <w:bookmarkStart w:id="27" w:name="TMPID1293"/>
      <w:bookmarkEnd w:id="27"/>
      <w:r w:rsidRPr="00422D44">
        <w:t>A Workflow manager can monitor an executing Workflow to ensure that it proceeds properly. A Workflow manager with the appropriate permissions can perform the following operations:</w:t>
      </w:r>
    </w:p>
    <w:p w14:paraId="3D6ABDF9" w14:textId="77777777" w:rsidR="00422D44" w:rsidRPr="00422D44" w:rsidRDefault="00422D44" w:rsidP="00422D44">
      <w:pPr>
        <w:pStyle w:val="NoSpacing"/>
        <w:numPr>
          <w:ilvl w:val="0"/>
          <w:numId w:val="3"/>
        </w:numPr>
      </w:pPr>
      <w:bookmarkStart w:id="28" w:name="AEN1255"/>
      <w:bookmarkStart w:id="29" w:name="TMPID1296"/>
      <w:bookmarkEnd w:id="28"/>
      <w:bookmarkEnd w:id="29"/>
      <w:r w:rsidRPr="00422D44">
        <w:rPr>
          <w:b/>
          <w:bCs/>
        </w:rPr>
        <w:t>Stop</w:t>
      </w:r>
      <w:r w:rsidRPr="00422D44">
        <w:t>, which permanently halts Workflow execution</w:t>
      </w:r>
    </w:p>
    <w:p w14:paraId="4306BD0B" w14:textId="77777777" w:rsidR="00422D44" w:rsidRPr="00422D44" w:rsidRDefault="00422D44" w:rsidP="00422D44">
      <w:pPr>
        <w:pStyle w:val="NoSpacing"/>
        <w:numPr>
          <w:ilvl w:val="0"/>
          <w:numId w:val="3"/>
        </w:numPr>
      </w:pPr>
      <w:bookmarkStart w:id="30" w:name="AEN1258"/>
      <w:bookmarkStart w:id="31" w:name="TMPID1299"/>
      <w:bookmarkEnd w:id="30"/>
      <w:bookmarkEnd w:id="31"/>
      <w:r w:rsidRPr="00422D44">
        <w:rPr>
          <w:b/>
          <w:bCs/>
        </w:rPr>
        <w:t>Suspend</w:t>
      </w:r>
      <w:r w:rsidRPr="00422D44">
        <w:t>, which temporarily pauses Workflow execution</w:t>
      </w:r>
    </w:p>
    <w:p w14:paraId="748F22B0" w14:textId="77777777" w:rsidR="00422D44" w:rsidRPr="00422D44" w:rsidRDefault="00422D44" w:rsidP="00422D44">
      <w:pPr>
        <w:pStyle w:val="NoSpacing"/>
        <w:numPr>
          <w:ilvl w:val="0"/>
          <w:numId w:val="3"/>
        </w:numPr>
      </w:pPr>
      <w:bookmarkStart w:id="32" w:name="AEN1261"/>
      <w:bookmarkStart w:id="33" w:name="TMPID1302"/>
      <w:bookmarkEnd w:id="32"/>
      <w:bookmarkEnd w:id="33"/>
      <w:r w:rsidRPr="00422D44">
        <w:rPr>
          <w:b/>
          <w:bCs/>
        </w:rPr>
        <w:t>Resume</w:t>
      </w:r>
      <w:r w:rsidRPr="00422D44">
        <w:t>, which restarts a suspended Workflow</w:t>
      </w:r>
    </w:p>
    <w:p w14:paraId="3232B605" w14:textId="77777777" w:rsidR="00422D44" w:rsidRPr="00422D44" w:rsidRDefault="00422D44" w:rsidP="00422D44">
      <w:pPr>
        <w:pStyle w:val="NoSpacing"/>
        <w:numPr>
          <w:ilvl w:val="0"/>
          <w:numId w:val="3"/>
        </w:numPr>
      </w:pPr>
      <w:bookmarkStart w:id="34" w:name="AEN1264"/>
      <w:bookmarkStart w:id="35" w:name="TMPID1305"/>
      <w:bookmarkEnd w:id="34"/>
      <w:bookmarkEnd w:id="35"/>
      <w:r w:rsidRPr="00422D44">
        <w:rPr>
          <w:b/>
          <w:bCs/>
        </w:rPr>
        <w:t>Archive</w:t>
      </w:r>
      <w:r w:rsidRPr="00422D44">
        <w:t>, which moves stopped or completed Workflows to the archived Workflow list</w:t>
      </w:r>
    </w:p>
    <w:p w14:paraId="5E7DAFDD" w14:textId="77777777" w:rsidR="00422D44" w:rsidRDefault="00422D44" w:rsidP="00422D44">
      <w:pPr>
        <w:pStyle w:val="NoSpacing"/>
        <w:numPr>
          <w:ilvl w:val="0"/>
          <w:numId w:val="3"/>
        </w:numPr>
      </w:pPr>
      <w:bookmarkStart w:id="36" w:name="AEN1267"/>
      <w:bookmarkStart w:id="37" w:name="TMPID1308"/>
      <w:bookmarkEnd w:id="36"/>
      <w:bookmarkEnd w:id="37"/>
      <w:r w:rsidRPr="00422D44">
        <w:rPr>
          <w:b/>
          <w:bCs/>
        </w:rPr>
        <w:t>Delete</w:t>
      </w:r>
      <w:r w:rsidRPr="00422D44">
        <w:t>, which allows you to remove stopped or completed Workflows</w:t>
      </w:r>
    </w:p>
    <w:p w14:paraId="1CA16D60" w14:textId="4498AED0" w:rsidR="00C739DA" w:rsidRPr="00422D44" w:rsidRDefault="003029AC" w:rsidP="003029AC">
      <w:pPr>
        <w:pStyle w:val="NoSpacing"/>
      </w:pPr>
      <w:r w:rsidRPr="003029AC">
        <w:rPr>
          <w:noProof/>
        </w:rPr>
        <w:lastRenderedPageBreak/>
        <w:drawing>
          <wp:inline distT="0" distB="0" distL="0" distR="0" wp14:anchorId="30774DE9" wp14:editId="7943EB74">
            <wp:extent cx="5731510" cy="3481705"/>
            <wp:effectExtent l="0" t="0" r="2540" b="4445"/>
            <wp:docPr id="2076447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47947" name="Picture 1" descr="A screenshot of a computer&#10;&#10;AI-generated content may be incorrect."/>
                    <pic:cNvPicPr/>
                  </pic:nvPicPr>
                  <pic:blipFill>
                    <a:blip r:embed="rId31"/>
                    <a:stretch>
                      <a:fillRect/>
                    </a:stretch>
                  </pic:blipFill>
                  <pic:spPr>
                    <a:xfrm>
                      <a:off x="0" y="0"/>
                      <a:ext cx="5731510" cy="3481705"/>
                    </a:xfrm>
                    <a:prstGeom prst="rect">
                      <a:avLst/>
                    </a:prstGeom>
                  </pic:spPr>
                </pic:pic>
              </a:graphicData>
            </a:graphic>
          </wp:inline>
        </w:drawing>
      </w:r>
    </w:p>
    <w:p w14:paraId="4F3DEA5C" w14:textId="77777777" w:rsidR="00422D44" w:rsidRDefault="00422D44" w:rsidP="00CA5B8F">
      <w:pPr>
        <w:pStyle w:val="NoSpacing"/>
      </w:pPr>
    </w:p>
    <w:p w14:paraId="07AC578C" w14:textId="0F6EE780" w:rsidR="00725E30" w:rsidRDefault="00725E30" w:rsidP="00CA5B8F">
      <w:pPr>
        <w:pStyle w:val="NoSpacing"/>
      </w:pPr>
      <w:r w:rsidRPr="00725E30">
        <w:rPr>
          <w:noProof/>
        </w:rPr>
        <w:drawing>
          <wp:inline distT="0" distB="0" distL="0" distR="0" wp14:anchorId="2CB3DCF0" wp14:editId="3E130D8F">
            <wp:extent cx="5731510" cy="4409440"/>
            <wp:effectExtent l="0" t="0" r="2540" b="0"/>
            <wp:docPr id="897764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64120" name="Picture 1" descr="A screenshot of a computer&#10;&#10;AI-generated content may be incorrect."/>
                    <pic:cNvPicPr/>
                  </pic:nvPicPr>
                  <pic:blipFill>
                    <a:blip r:embed="rId32"/>
                    <a:stretch>
                      <a:fillRect/>
                    </a:stretch>
                  </pic:blipFill>
                  <pic:spPr>
                    <a:xfrm>
                      <a:off x="0" y="0"/>
                      <a:ext cx="5731510" cy="4409440"/>
                    </a:xfrm>
                    <a:prstGeom prst="rect">
                      <a:avLst/>
                    </a:prstGeom>
                  </pic:spPr>
                </pic:pic>
              </a:graphicData>
            </a:graphic>
          </wp:inline>
        </w:drawing>
      </w:r>
    </w:p>
    <w:p w14:paraId="22DA4B95" w14:textId="77777777" w:rsidR="00A66184" w:rsidRDefault="00A66184" w:rsidP="00CA5B8F">
      <w:pPr>
        <w:pStyle w:val="NoSpacing"/>
      </w:pPr>
    </w:p>
    <w:p w14:paraId="17A70E22" w14:textId="77777777" w:rsidR="00A66184" w:rsidRDefault="00A66184" w:rsidP="00A66184">
      <w:pPr>
        <w:pStyle w:val="NoSpacing"/>
        <w:rPr>
          <w:b/>
          <w:bCs/>
        </w:rPr>
      </w:pPr>
    </w:p>
    <w:p w14:paraId="6EF1CBED" w14:textId="77777777" w:rsidR="00A66184" w:rsidRDefault="00A66184" w:rsidP="00A66184">
      <w:pPr>
        <w:pStyle w:val="NoSpacing"/>
        <w:rPr>
          <w:b/>
          <w:bCs/>
        </w:rPr>
      </w:pPr>
    </w:p>
    <w:p w14:paraId="406CD0B9" w14:textId="77777777" w:rsidR="00A66184" w:rsidRDefault="00A66184" w:rsidP="00A66184">
      <w:pPr>
        <w:pStyle w:val="NoSpacing"/>
        <w:rPr>
          <w:b/>
          <w:bCs/>
        </w:rPr>
      </w:pPr>
    </w:p>
    <w:p w14:paraId="290DEC69" w14:textId="4D2931EB" w:rsidR="00A66184" w:rsidRPr="00A66184" w:rsidRDefault="00A66184" w:rsidP="00A66184">
      <w:pPr>
        <w:pStyle w:val="NoSpacing"/>
        <w:rPr>
          <w:b/>
          <w:bCs/>
        </w:rPr>
      </w:pPr>
      <w:r w:rsidRPr="00A66184">
        <w:rPr>
          <w:b/>
          <w:bCs/>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499"/>
        <w:gridCol w:w="1658"/>
        <w:gridCol w:w="3854"/>
      </w:tblGrid>
      <w:tr w:rsidR="00A66184" w:rsidRPr="00A66184" w14:paraId="4765DE02" w14:textId="77777777" w:rsidTr="00A66184">
        <w:trPr>
          <w:tblHeader/>
          <w:tblCellSpacing w:w="15" w:type="dxa"/>
        </w:trPr>
        <w:tc>
          <w:tcPr>
            <w:tcW w:w="0" w:type="auto"/>
            <w:vAlign w:val="center"/>
            <w:hideMark/>
          </w:tcPr>
          <w:p w14:paraId="16334ACB" w14:textId="77777777" w:rsidR="00A66184" w:rsidRPr="00A66184" w:rsidRDefault="00A66184" w:rsidP="00A66184">
            <w:pPr>
              <w:pStyle w:val="NoSpacing"/>
              <w:rPr>
                <w:b/>
                <w:bCs/>
              </w:rPr>
            </w:pPr>
            <w:r w:rsidRPr="00A66184">
              <w:rPr>
                <w:b/>
                <w:bCs/>
              </w:rPr>
              <w:t>Status</w:t>
            </w:r>
          </w:p>
        </w:tc>
        <w:tc>
          <w:tcPr>
            <w:tcW w:w="0" w:type="auto"/>
            <w:vAlign w:val="center"/>
            <w:hideMark/>
          </w:tcPr>
          <w:p w14:paraId="48C90EA2" w14:textId="77777777" w:rsidR="00A66184" w:rsidRPr="00A66184" w:rsidRDefault="00A66184" w:rsidP="00A66184">
            <w:pPr>
              <w:pStyle w:val="NoSpacing"/>
              <w:rPr>
                <w:b/>
                <w:bCs/>
              </w:rPr>
            </w:pPr>
            <w:r w:rsidRPr="00A66184">
              <w:rPr>
                <w:b/>
                <w:bCs/>
              </w:rPr>
              <w:t>Is Executing?</w:t>
            </w:r>
          </w:p>
        </w:tc>
        <w:tc>
          <w:tcPr>
            <w:tcW w:w="0" w:type="auto"/>
            <w:vAlign w:val="center"/>
            <w:hideMark/>
          </w:tcPr>
          <w:p w14:paraId="6443423A" w14:textId="77777777" w:rsidR="00A66184" w:rsidRPr="00A66184" w:rsidRDefault="00A66184" w:rsidP="00A66184">
            <w:pPr>
              <w:pStyle w:val="NoSpacing"/>
              <w:rPr>
                <w:b/>
                <w:bCs/>
              </w:rPr>
            </w:pPr>
            <w:r w:rsidRPr="00A66184">
              <w:rPr>
                <w:b/>
                <w:bCs/>
              </w:rPr>
              <w:t>Due Date Met?</w:t>
            </w:r>
          </w:p>
        </w:tc>
        <w:tc>
          <w:tcPr>
            <w:tcW w:w="0" w:type="auto"/>
            <w:vAlign w:val="center"/>
            <w:hideMark/>
          </w:tcPr>
          <w:p w14:paraId="0350A20F" w14:textId="77777777" w:rsidR="00A66184" w:rsidRPr="00A66184" w:rsidRDefault="00A66184" w:rsidP="00A66184">
            <w:pPr>
              <w:pStyle w:val="NoSpacing"/>
              <w:rPr>
                <w:b/>
                <w:bCs/>
              </w:rPr>
            </w:pPr>
            <w:r w:rsidRPr="00A66184">
              <w:rPr>
                <w:b/>
                <w:bCs/>
              </w:rPr>
              <w:t>Description</w:t>
            </w:r>
          </w:p>
        </w:tc>
      </w:tr>
      <w:tr w:rsidR="00A66184" w:rsidRPr="00A66184" w14:paraId="1EC67D56" w14:textId="77777777" w:rsidTr="00A66184">
        <w:trPr>
          <w:tblCellSpacing w:w="15" w:type="dxa"/>
        </w:trPr>
        <w:tc>
          <w:tcPr>
            <w:tcW w:w="0" w:type="auto"/>
            <w:vAlign w:val="center"/>
            <w:hideMark/>
          </w:tcPr>
          <w:p w14:paraId="2A02D44A" w14:textId="77777777" w:rsidR="00A66184" w:rsidRPr="00A66184" w:rsidRDefault="00A66184" w:rsidP="00A66184">
            <w:pPr>
              <w:pStyle w:val="NoSpacing"/>
            </w:pPr>
            <w:r w:rsidRPr="00A66184">
              <w:t>Executing</w:t>
            </w:r>
          </w:p>
        </w:tc>
        <w:tc>
          <w:tcPr>
            <w:tcW w:w="0" w:type="auto"/>
            <w:vAlign w:val="center"/>
            <w:hideMark/>
          </w:tcPr>
          <w:p w14:paraId="4996D208"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3A044AC2" w14:textId="77777777" w:rsidR="00A66184" w:rsidRPr="00A66184" w:rsidRDefault="00A66184" w:rsidP="00A66184">
            <w:pPr>
              <w:pStyle w:val="NoSpacing"/>
            </w:pPr>
            <w:r w:rsidRPr="00A66184">
              <w:t>Mixed</w:t>
            </w:r>
          </w:p>
        </w:tc>
        <w:tc>
          <w:tcPr>
            <w:tcW w:w="0" w:type="auto"/>
            <w:vAlign w:val="center"/>
            <w:hideMark/>
          </w:tcPr>
          <w:p w14:paraId="51B4C3C0" w14:textId="77777777" w:rsidR="00A66184" w:rsidRPr="00A66184" w:rsidRDefault="00A66184" w:rsidP="00A66184">
            <w:pPr>
              <w:pStyle w:val="NoSpacing"/>
            </w:pPr>
            <w:r w:rsidRPr="00A66184">
              <w:t>Workflow in progress</w:t>
            </w:r>
          </w:p>
        </w:tc>
      </w:tr>
      <w:tr w:rsidR="00A66184" w:rsidRPr="00A66184" w14:paraId="7FC42873" w14:textId="77777777" w:rsidTr="00A66184">
        <w:trPr>
          <w:tblCellSpacing w:w="15" w:type="dxa"/>
        </w:trPr>
        <w:tc>
          <w:tcPr>
            <w:tcW w:w="0" w:type="auto"/>
            <w:vAlign w:val="center"/>
            <w:hideMark/>
          </w:tcPr>
          <w:p w14:paraId="3FC304E3" w14:textId="77777777" w:rsidR="00A66184" w:rsidRPr="00A66184" w:rsidRDefault="00A66184" w:rsidP="00A66184">
            <w:pPr>
              <w:pStyle w:val="NoSpacing"/>
            </w:pPr>
            <w:r w:rsidRPr="00A66184">
              <w:t>OK</w:t>
            </w:r>
          </w:p>
        </w:tc>
        <w:tc>
          <w:tcPr>
            <w:tcW w:w="0" w:type="auto"/>
            <w:vAlign w:val="center"/>
            <w:hideMark/>
          </w:tcPr>
          <w:p w14:paraId="379F5E98"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77FCB6CC"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34FD9830" w14:textId="77777777" w:rsidR="00A66184" w:rsidRPr="00A66184" w:rsidRDefault="00A66184" w:rsidP="00A66184">
            <w:pPr>
              <w:pStyle w:val="NoSpacing"/>
            </w:pPr>
            <w:r w:rsidRPr="00A66184">
              <w:t>Executing and on time</w:t>
            </w:r>
          </w:p>
        </w:tc>
      </w:tr>
      <w:tr w:rsidR="00A66184" w:rsidRPr="00A66184" w14:paraId="49BC90F8" w14:textId="77777777" w:rsidTr="00A66184">
        <w:trPr>
          <w:tblCellSpacing w:w="15" w:type="dxa"/>
        </w:trPr>
        <w:tc>
          <w:tcPr>
            <w:tcW w:w="0" w:type="auto"/>
            <w:vAlign w:val="center"/>
            <w:hideMark/>
          </w:tcPr>
          <w:p w14:paraId="2350BAC4" w14:textId="77777777" w:rsidR="00A66184" w:rsidRPr="00A66184" w:rsidRDefault="00A66184" w:rsidP="00A66184">
            <w:pPr>
              <w:pStyle w:val="NoSpacing"/>
            </w:pPr>
            <w:r w:rsidRPr="00A66184">
              <w:t>Late</w:t>
            </w:r>
          </w:p>
        </w:tc>
        <w:tc>
          <w:tcPr>
            <w:tcW w:w="0" w:type="auto"/>
            <w:vAlign w:val="center"/>
            <w:hideMark/>
          </w:tcPr>
          <w:p w14:paraId="6B19B5C3"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545EDB65"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56139EB6" w14:textId="77777777" w:rsidR="00A66184" w:rsidRPr="00A66184" w:rsidRDefault="00A66184" w:rsidP="00A66184">
            <w:pPr>
              <w:pStyle w:val="NoSpacing"/>
            </w:pPr>
            <w:r w:rsidRPr="00A66184">
              <w:t>Executing but overdue</w:t>
            </w:r>
          </w:p>
        </w:tc>
      </w:tr>
      <w:tr w:rsidR="00A66184" w:rsidRPr="00A66184" w14:paraId="67852FF0" w14:textId="77777777" w:rsidTr="00A66184">
        <w:trPr>
          <w:tblCellSpacing w:w="15" w:type="dxa"/>
        </w:trPr>
        <w:tc>
          <w:tcPr>
            <w:tcW w:w="0" w:type="auto"/>
            <w:vAlign w:val="center"/>
            <w:hideMark/>
          </w:tcPr>
          <w:p w14:paraId="621266AA" w14:textId="77777777" w:rsidR="00A66184" w:rsidRPr="00A66184" w:rsidRDefault="00A66184" w:rsidP="00A66184">
            <w:pPr>
              <w:pStyle w:val="NoSpacing"/>
            </w:pPr>
            <w:r w:rsidRPr="00A66184">
              <w:t>Milestone Late</w:t>
            </w:r>
          </w:p>
        </w:tc>
        <w:tc>
          <w:tcPr>
            <w:tcW w:w="0" w:type="auto"/>
            <w:vAlign w:val="center"/>
            <w:hideMark/>
          </w:tcPr>
          <w:p w14:paraId="76F96929"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59444F31"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2C9EEA09" w14:textId="77777777" w:rsidR="00A66184" w:rsidRPr="00A66184" w:rsidRDefault="00A66184" w:rsidP="00A66184">
            <w:pPr>
              <w:pStyle w:val="NoSpacing"/>
            </w:pPr>
            <w:r w:rsidRPr="00A66184">
              <w:t>Milestones overdue</w:t>
            </w:r>
          </w:p>
        </w:tc>
      </w:tr>
      <w:tr w:rsidR="00A66184" w:rsidRPr="00A66184" w14:paraId="3826A762" w14:textId="77777777" w:rsidTr="00A66184">
        <w:trPr>
          <w:tblCellSpacing w:w="15" w:type="dxa"/>
        </w:trPr>
        <w:tc>
          <w:tcPr>
            <w:tcW w:w="0" w:type="auto"/>
            <w:vAlign w:val="center"/>
            <w:hideMark/>
          </w:tcPr>
          <w:p w14:paraId="7B8CEDC4" w14:textId="77777777" w:rsidR="00A66184" w:rsidRPr="00A66184" w:rsidRDefault="00A66184" w:rsidP="00A66184">
            <w:pPr>
              <w:pStyle w:val="NoSpacing"/>
            </w:pPr>
            <w:r w:rsidRPr="00A66184">
              <w:t>Step Late</w:t>
            </w:r>
          </w:p>
        </w:tc>
        <w:tc>
          <w:tcPr>
            <w:tcW w:w="0" w:type="auto"/>
            <w:vAlign w:val="center"/>
            <w:hideMark/>
          </w:tcPr>
          <w:p w14:paraId="688A6166"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1FC78729"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4498E219" w14:textId="77777777" w:rsidR="00A66184" w:rsidRPr="00A66184" w:rsidRDefault="00A66184" w:rsidP="00A66184">
            <w:pPr>
              <w:pStyle w:val="NoSpacing"/>
            </w:pPr>
            <w:r w:rsidRPr="00A66184">
              <w:t>Steps/tasks overdue</w:t>
            </w:r>
          </w:p>
        </w:tc>
      </w:tr>
      <w:tr w:rsidR="00A66184" w:rsidRPr="00A66184" w14:paraId="3F78A9E6" w14:textId="77777777" w:rsidTr="00A66184">
        <w:trPr>
          <w:tblCellSpacing w:w="15" w:type="dxa"/>
        </w:trPr>
        <w:tc>
          <w:tcPr>
            <w:tcW w:w="0" w:type="auto"/>
            <w:vAlign w:val="center"/>
            <w:hideMark/>
          </w:tcPr>
          <w:p w14:paraId="3DF02D53" w14:textId="77777777" w:rsidR="00A66184" w:rsidRPr="00A66184" w:rsidRDefault="00A66184" w:rsidP="00A66184">
            <w:pPr>
              <w:pStyle w:val="NoSpacing"/>
            </w:pPr>
            <w:r w:rsidRPr="00A66184">
              <w:t>Workflow Late</w:t>
            </w:r>
          </w:p>
        </w:tc>
        <w:tc>
          <w:tcPr>
            <w:tcW w:w="0" w:type="auto"/>
            <w:vAlign w:val="center"/>
            <w:hideMark/>
          </w:tcPr>
          <w:p w14:paraId="42079102"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3752DAFC"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00A7C68C" w14:textId="77777777" w:rsidR="00A66184" w:rsidRPr="00A66184" w:rsidRDefault="00A66184" w:rsidP="00A66184">
            <w:pPr>
              <w:pStyle w:val="NoSpacing"/>
            </w:pPr>
            <w:r w:rsidRPr="00A66184">
              <w:t>Entire workflow due date missed</w:t>
            </w:r>
          </w:p>
        </w:tc>
      </w:tr>
      <w:tr w:rsidR="00A66184" w:rsidRPr="00A66184" w14:paraId="74312136" w14:textId="77777777" w:rsidTr="00A66184">
        <w:trPr>
          <w:tblCellSpacing w:w="15" w:type="dxa"/>
        </w:trPr>
        <w:tc>
          <w:tcPr>
            <w:tcW w:w="0" w:type="auto"/>
            <w:vAlign w:val="center"/>
            <w:hideMark/>
          </w:tcPr>
          <w:p w14:paraId="131AA983" w14:textId="77777777" w:rsidR="00A66184" w:rsidRPr="00A66184" w:rsidRDefault="00A66184" w:rsidP="00A66184">
            <w:pPr>
              <w:pStyle w:val="NoSpacing"/>
            </w:pPr>
            <w:r w:rsidRPr="00A66184">
              <w:t>Completed</w:t>
            </w:r>
          </w:p>
        </w:tc>
        <w:tc>
          <w:tcPr>
            <w:tcW w:w="0" w:type="auto"/>
            <w:vAlign w:val="center"/>
            <w:hideMark/>
          </w:tcPr>
          <w:p w14:paraId="00E5B413"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0739FA33" w14:textId="77777777" w:rsidR="00A66184" w:rsidRPr="00A66184" w:rsidRDefault="00A66184" w:rsidP="00A66184">
            <w:pPr>
              <w:pStyle w:val="NoSpacing"/>
            </w:pPr>
            <w:r w:rsidRPr="00A66184">
              <w:t>N/A</w:t>
            </w:r>
          </w:p>
        </w:tc>
        <w:tc>
          <w:tcPr>
            <w:tcW w:w="0" w:type="auto"/>
            <w:vAlign w:val="center"/>
            <w:hideMark/>
          </w:tcPr>
          <w:p w14:paraId="564019F8" w14:textId="77777777" w:rsidR="00A66184" w:rsidRPr="00A66184" w:rsidRDefault="00A66184" w:rsidP="00A66184">
            <w:pPr>
              <w:pStyle w:val="NoSpacing"/>
            </w:pPr>
            <w:r w:rsidRPr="00A66184">
              <w:t>Finished successfully</w:t>
            </w:r>
          </w:p>
        </w:tc>
      </w:tr>
      <w:tr w:rsidR="00A66184" w:rsidRPr="00A66184" w14:paraId="61FDA426" w14:textId="77777777" w:rsidTr="00A66184">
        <w:trPr>
          <w:tblCellSpacing w:w="15" w:type="dxa"/>
        </w:trPr>
        <w:tc>
          <w:tcPr>
            <w:tcW w:w="0" w:type="auto"/>
            <w:vAlign w:val="center"/>
            <w:hideMark/>
          </w:tcPr>
          <w:p w14:paraId="1BD3FC2C" w14:textId="77777777" w:rsidR="00A66184" w:rsidRPr="00A66184" w:rsidRDefault="00A66184" w:rsidP="00A66184">
            <w:pPr>
              <w:pStyle w:val="NoSpacing"/>
            </w:pPr>
            <w:r w:rsidRPr="00A66184">
              <w:t>Stopped</w:t>
            </w:r>
          </w:p>
        </w:tc>
        <w:tc>
          <w:tcPr>
            <w:tcW w:w="0" w:type="auto"/>
            <w:vAlign w:val="center"/>
            <w:hideMark/>
          </w:tcPr>
          <w:p w14:paraId="2E7DD8A9" w14:textId="77777777" w:rsidR="00A66184" w:rsidRPr="00A66184" w:rsidRDefault="00A66184" w:rsidP="00A66184">
            <w:pPr>
              <w:pStyle w:val="NoSpacing"/>
            </w:pPr>
            <w:r w:rsidRPr="00A66184">
              <w:rPr>
                <w:rFonts w:ascii="Segoe UI Emoji" w:hAnsi="Segoe UI Emoji" w:cs="Segoe UI Emoji"/>
              </w:rPr>
              <w:t>❌</w:t>
            </w:r>
          </w:p>
        </w:tc>
        <w:tc>
          <w:tcPr>
            <w:tcW w:w="0" w:type="auto"/>
            <w:vAlign w:val="center"/>
            <w:hideMark/>
          </w:tcPr>
          <w:p w14:paraId="2CED9979" w14:textId="77777777" w:rsidR="00A66184" w:rsidRPr="00A66184" w:rsidRDefault="00A66184" w:rsidP="00A66184">
            <w:pPr>
              <w:pStyle w:val="NoSpacing"/>
            </w:pPr>
            <w:r w:rsidRPr="00A66184">
              <w:t>N/A</w:t>
            </w:r>
          </w:p>
        </w:tc>
        <w:tc>
          <w:tcPr>
            <w:tcW w:w="0" w:type="auto"/>
            <w:vAlign w:val="center"/>
            <w:hideMark/>
          </w:tcPr>
          <w:p w14:paraId="322574C6" w14:textId="77777777" w:rsidR="00A66184" w:rsidRPr="00A66184" w:rsidRDefault="00A66184" w:rsidP="00A66184">
            <w:pPr>
              <w:pStyle w:val="NoSpacing"/>
            </w:pPr>
            <w:r w:rsidRPr="00A66184">
              <w:t>Manually terminated</w:t>
            </w:r>
          </w:p>
        </w:tc>
      </w:tr>
      <w:tr w:rsidR="00A66184" w:rsidRPr="00A66184" w14:paraId="10CF3267" w14:textId="77777777" w:rsidTr="00A66184">
        <w:trPr>
          <w:tblCellSpacing w:w="15" w:type="dxa"/>
        </w:trPr>
        <w:tc>
          <w:tcPr>
            <w:tcW w:w="0" w:type="auto"/>
            <w:vAlign w:val="center"/>
            <w:hideMark/>
          </w:tcPr>
          <w:p w14:paraId="5A8F25F0" w14:textId="77777777" w:rsidR="00A66184" w:rsidRPr="00A66184" w:rsidRDefault="00A66184" w:rsidP="00A66184">
            <w:pPr>
              <w:pStyle w:val="NoSpacing"/>
            </w:pPr>
            <w:r w:rsidRPr="00A66184">
              <w:t>Suspended</w:t>
            </w:r>
          </w:p>
        </w:tc>
        <w:tc>
          <w:tcPr>
            <w:tcW w:w="0" w:type="auto"/>
            <w:vAlign w:val="center"/>
            <w:hideMark/>
          </w:tcPr>
          <w:p w14:paraId="40AF43C0" w14:textId="77777777" w:rsidR="00A66184" w:rsidRPr="00A66184" w:rsidRDefault="00A66184" w:rsidP="00A66184">
            <w:pPr>
              <w:pStyle w:val="NoSpacing"/>
            </w:pPr>
            <w:r w:rsidRPr="00A66184">
              <w:rPr>
                <w:rFonts w:ascii="Segoe UI Emoji" w:hAnsi="Segoe UI Emoji" w:cs="Segoe UI Emoji"/>
              </w:rPr>
              <w:t>❌</w:t>
            </w:r>
            <w:r w:rsidRPr="00A66184">
              <w:t xml:space="preserve"> (paused)</w:t>
            </w:r>
          </w:p>
        </w:tc>
        <w:tc>
          <w:tcPr>
            <w:tcW w:w="0" w:type="auto"/>
            <w:vAlign w:val="center"/>
            <w:hideMark/>
          </w:tcPr>
          <w:p w14:paraId="1EC6F53E" w14:textId="77777777" w:rsidR="00A66184" w:rsidRPr="00A66184" w:rsidRDefault="00A66184" w:rsidP="00A66184">
            <w:pPr>
              <w:pStyle w:val="NoSpacing"/>
            </w:pPr>
            <w:r w:rsidRPr="00A66184">
              <w:t>N/A</w:t>
            </w:r>
          </w:p>
        </w:tc>
        <w:tc>
          <w:tcPr>
            <w:tcW w:w="0" w:type="auto"/>
            <w:vAlign w:val="center"/>
            <w:hideMark/>
          </w:tcPr>
          <w:p w14:paraId="51BB12DB" w14:textId="77777777" w:rsidR="00A66184" w:rsidRPr="00A66184" w:rsidRDefault="00A66184" w:rsidP="00A66184">
            <w:pPr>
              <w:pStyle w:val="NoSpacing"/>
            </w:pPr>
            <w:r w:rsidRPr="00A66184">
              <w:t>Paused temporarily; can be resumed</w:t>
            </w:r>
          </w:p>
        </w:tc>
      </w:tr>
    </w:tbl>
    <w:p w14:paraId="270A2A34" w14:textId="77777777" w:rsidR="00A66184" w:rsidRDefault="00A66184" w:rsidP="00CA5B8F">
      <w:pPr>
        <w:pStyle w:val="NoSpacing"/>
      </w:pPr>
    </w:p>
    <w:p w14:paraId="0B0F5DF5" w14:textId="73FE556F" w:rsidR="000F45A6" w:rsidRDefault="006B7AEF" w:rsidP="00CA5B8F">
      <w:pPr>
        <w:pStyle w:val="NoSpacing"/>
      </w:pPr>
      <w:r w:rsidRPr="006B7AEF">
        <w:rPr>
          <w:noProof/>
        </w:rPr>
        <w:drawing>
          <wp:inline distT="0" distB="0" distL="0" distR="0" wp14:anchorId="7F207E94" wp14:editId="7B5EC4BA">
            <wp:extent cx="5731510" cy="2997835"/>
            <wp:effectExtent l="0" t="0" r="2540" b="0"/>
            <wp:docPr id="126467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79765" name=""/>
                    <pic:cNvPicPr/>
                  </pic:nvPicPr>
                  <pic:blipFill>
                    <a:blip r:embed="rId33"/>
                    <a:stretch>
                      <a:fillRect/>
                    </a:stretch>
                  </pic:blipFill>
                  <pic:spPr>
                    <a:xfrm>
                      <a:off x="0" y="0"/>
                      <a:ext cx="5731510" cy="2997835"/>
                    </a:xfrm>
                    <a:prstGeom prst="rect">
                      <a:avLst/>
                    </a:prstGeom>
                  </pic:spPr>
                </pic:pic>
              </a:graphicData>
            </a:graphic>
          </wp:inline>
        </w:drawing>
      </w:r>
    </w:p>
    <w:p w14:paraId="47076777" w14:textId="77777777" w:rsidR="00FA4745" w:rsidRDefault="00FA4745" w:rsidP="00CA5B8F">
      <w:pPr>
        <w:pStyle w:val="NoSpacing"/>
      </w:pPr>
    </w:p>
    <w:p w14:paraId="17ED3782" w14:textId="3717841B" w:rsidR="00FA4745" w:rsidRDefault="00FA4745" w:rsidP="00CA5B8F">
      <w:pPr>
        <w:pStyle w:val="NoSpacing"/>
      </w:pPr>
      <w:r w:rsidRPr="00FA4745">
        <w:rPr>
          <w:noProof/>
        </w:rPr>
        <w:drawing>
          <wp:inline distT="0" distB="0" distL="0" distR="0" wp14:anchorId="1C33DB60" wp14:editId="23365E89">
            <wp:extent cx="5731510" cy="2678430"/>
            <wp:effectExtent l="0" t="0" r="2540" b="7620"/>
            <wp:docPr id="6638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2876" name=""/>
                    <pic:cNvPicPr/>
                  </pic:nvPicPr>
                  <pic:blipFill>
                    <a:blip r:embed="rId34"/>
                    <a:stretch>
                      <a:fillRect/>
                    </a:stretch>
                  </pic:blipFill>
                  <pic:spPr>
                    <a:xfrm>
                      <a:off x="0" y="0"/>
                      <a:ext cx="5731510" cy="2678430"/>
                    </a:xfrm>
                    <a:prstGeom prst="rect">
                      <a:avLst/>
                    </a:prstGeom>
                  </pic:spPr>
                </pic:pic>
              </a:graphicData>
            </a:graphic>
          </wp:inline>
        </w:drawing>
      </w:r>
    </w:p>
    <w:p w14:paraId="234C086D" w14:textId="77777777" w:rsidR="00166ADC" w:rsidRDefault="00166ADC" w:rsidP="00CA5B8F">
      <w:pPr>
        <w:pStyle w:val="NoSpacing"/>
      </w:pPr>
    </w:p>
    <w:p w14:paraId="12F4AC39" w14:textId="77777777" w:rsidR="00217A19" w:rsidRPr="004D5FC7" w:rsidRDefault="00217A19" w:rsidP="004D5FC7">
      <w:pPr>
        <w:pStyle w:val="NoSpacing"/>
      </w:pPr>
      <w:r w:rsidRPr="004D5FC7">
        <w:lastRenderedPageBreak/>
        <w:t>Here's your content reformatted into a clear table with each configuration parameter described in a single line per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7315"/>
      </w:tblGrid>
      <w:tr w:rsidR="00217A19" w:rsidRPr="004D5FC7" w14:paraId="43C5D1A4" w14:textId="77777777" w:rsidTr="00217A19">
        <w:trPr>
          <w:tblHeader/>
          <w:tblCellSpacing w:w="15" w:type="dxa"/>
        </w:trPr>
        <w:tc>
          <w:tcPr>
            <w:tcW w:w="0" w:type="auto"/>
            <w:vAlign w:val="center"/>
            <w:hideMark/>
          </w:tcPr>
          <w:p w14:paraId="4F7FC74B" w14:textId="77777777" w:rsidR="00217A19" w:rsidRPr="004D5FC7" w:rsidRDefault="00217A19" w:rsidP="004D5FC7">
            <w:pPr>
              <w:pStyle w:val="NoSpacing"/>
            </w:pPr>
            <w:r w:rsidRPr="004D5FC7">
              <w:t>Parameter</w:t>
            </w:r>
          </w:p>
        </w:tc>
        <w:tc>
          <w:tcPr>
            <w:tcW w:w="0" w:type="auto"/>
            <w:vAlign w:val="center"/>
            <w:hideMark/>
          </w:tcPr>
          <w:p w14:paraId="740D781C" w14:textId="77777777" w:rsidR="00217A19" w:rsidRPr="004D5FC7" w:rsidRDefault="00217A19" w:rsidP="004D5FC7">
            <w:pPr>
              <w:pStyle w:val="NoSpacing"/>
            </w:pPr>
            <w:r w:rsidRPr="004D5FC7">
              <w:t>Description</w:t>
            </w:r>
          </w:p>
        </w:tc>
      </w:tr>
      <w:tr w:rsidR="00217A19" w:rsidRPr="004D5FC7" w14:paraId="3C2F9325" w14:textId="77777777" w:rsidTr="00217A19">
        <w:trPr>
          <w:tblCellSpacing w:w="15" w:type="dxa"/>
        </w:trPr>
        <w:tc>
          <w:tcPr>
            <w:tcW w:w="0" w:type="auto"/>
            <w:vAlign w:val="center"/>
            <w:hideMark/>
          </w:tcPr>
          <w:p w14:paraId="17086A01" w14:textId="77777777" w:rsidR="00217A19" w:rsidRPr="004D5FC7" w:rsidRDefault="00217A19" w:rsidP="004D5FC7">
            <w:pPr>
              <w:pStyle w:val="NoSpacing"/>
            </w:pPr>
            <w:r w:rsidRPr="004D5FC7">
              <w:t>Static File Location</w:t>
            </w:r>
          </w:p>
        </w:tc>
        <w:tc>
          <w:tcPr>
            <w:tcW w:w="0" w:type="auto"/>
            <w:vAlign w:val="center"/>
            <w:hideMark/>
          </w:tcPr>
          <w:p w14:paraId="38D771A5" w14:textId="77777777" w:rsidR="00217A19" w:rsidRPr="004D5FC7" w:rsidRDefault="00217A19" w:rsidP="004D5FC7">
            <w:pPr>
              <w:pStyle w:val="NoSpacing"/>
            </w:pPr>
            <w:r w:rsidRPr="004D5FC7">
              <w:t>Allows the user to browse and select a document in Content Server to be used as the data source.</w:t>
            </w:r>
          </w:p>
        </w:tc>
      </w:tr>
      <w:tr w:rsidR="00217A19" w:rsidRPr="004D5FC7" w14:paraId="454E9A9A" w14:textId="77777777" w:rsidTr="00217A19">
        <w:trPr>
          <w:tblCellSpacing w:w="15" w:type="dxa"/>
        </w:trPr>
        <w:tc>
          <w:tcPr>
            <w:tcW w:w="0" w:type="auto"/>
            <w:vAlign w:val="center"/>
            <w:hideMark/>
          </w:tcPr>
          <w:p w14:paraId="082CC1DE" w14:textId="77777777" w:rsidR="00217A19" w:rsidRPr="004D5FC7" w:rsidRDefault="00217A19" w:rsidP="004D5FC7">
            <w:pPr>
              <w:pStyle w:val="NoSpacing"/>
            </w:pPr>
            <w:r w:rsidRPr="004D5FC7">
              <w:t>File Type</w:t>
            </w:r>
          </w:p>
        </w:tc>
        <w:tc>
          <w:tcPr>
            <w:tcW w:w="0" w:type="auto"/>
            <w:vAlign w:val="center"/>
            <w:hideMark/>
          </w:tcPr>
          <w:p w14:paraId="381629CE" w14:textId="77777777" w:rsidR="00217A19" w:rsidRPr="004D5FC7" w:rsidRDefault="00217A19" w:rsidP="004D5FC7">
            <w:pPr>
              <w:pStyle w:val="NoSpacing"/>
            </w:pPr>
            <w:proofErr w:type="spellStart"/>
            <w:proofErr w:type="gramStart"/>
            <w:r w:rsidRPr="004D5FC7">
              <w:t>Lets</w:t>
            </w:r>
            <w:proofErr w:type="spellEnd"/>
            <w:proofErr w:type="gramEnd"/>
            <w:r w:rsidRPr="004D5FC7">
              <w:t xml:space="preserve"> the user choose the file type as a data source: either Separated Values (CSV, tab-delimited, etc.) or HTML Table.</w:t>
            </w:r>
          </w:p>
        </w:tc>
      </w:tr>
      <w:tr w:rsidR="00217A19" w:rsidRPr="004D5FC7" w14:paraId="26439FAB" w14:textId="77777777" w:rsidTr="00217A19">
        <w:trPr>
          <w:tblCellSpacing w:w="15" w:type="dxa"/>
        </w:trPr>
        <w:tc>
          <w:tcPr>
            <w:tcW w:w="0" w:type="auto"/>
            <w:vAlign w:val="center"/>
            <w:hideMark/>
          </w:tcPr>
          <w:p w14:paraId="738DECD2" w14:textId="77777777" w:rsidR="00217A19" w:rsidRPr="004D5FC7" w:rsidRDefault="00217A19" w:rsidP="004D5FC7">
            <w:pPr>
              <w:pStyle w:val="NoSpacing"/>
            </w:pPr>
            <w:r w:rsidRPr="004D5FC7">
              <w:t>Content Type</w:t>
            </w:r>
          </w:p>
        </w:tc>
        <w:tc>
          <w:tcPr>
            <w:tcW w:w="0" w:type="auto"/>
            <w:vAlign w:val="center"/>
            <w:hideMark/>
          </w:tcPr>
          <w:p w14:paraId="26C31D31" w14:textId="77777777" w:rsidR="00217A19" w:rsidRPr="004D5FC7" w:rsidRDefault="00217A19" w:rsidP="004D5FC7">
            <w:pPr>
              <w:pStyle w:val="NoSpacing"/>
            </w:pPr>
            <w:r w:rsidRPr="004D5FC7">
              <w:t>Appears only for Separated Values; allows choosing how cells are quoted: No Cells Are Quoted (fastest), All Cells Are Quoted, or Some Cells Are Quoted (robust and best for Excel exports).</w:t>
            </w:r>
          </w:p>
        </w:tc>
      </w:tr>
      <w:tr w:rsidR="00217A19" w:rsidRPr="004D5FC7" w14:paraId="612B37CE" w14:textId="77777777" w:rsidTr="00217A19">
        <w:trPr>
          <w:tblCellSpacing w:w="15" w:type="dxa"/>
        </w:trPr>
        <w:tc>
          <w:tcPr>
            <w:tcW w:w="0" w:type="auto"/>
            <w:vAlign w:val="center"/>
            <w:hideMark/>
          </w:tcPr>
          <w:p w14:paraId="0B5125D0" w14:textId="30F2716F" w:rsidR="00217A19" w:rsidRPr="004D5FC7" w:rsidRDefault="00217A19" w:rsidP="004D5FC7">
            <w:pPr>
              <w:pStyle w:val="NoSpacing"/>
            </w:pPr>
            <w:r w:rsidRPr="004D5FC7">
              <w:t>Assume Strict Syntax</w:t>
            </w:r>
          </w:p>
        </w:tc>
        <w:tc>
          <w:tcPr>
            <w:tcW w:w="0" w:type="auto"/>
            <w:vAlign w:val="center"/>
            <w:hideMark/>
          </w:tcPr>
          <w:p w14:paraId="43244300" w14:textId="77777777" w:rsidR="00217A19" w:rsidRPr="004D5FC7" w:rsidRDefault="00217A19" w:rsidP="004D5FC7">
            <w:pPr>
              <w:pStyle w:val="NoSpacing"/>
            </w:pPr>
            <w:r w:rsidRPr="004D5FC7">
              <w:t xml:space="preserve">Indicates if the data has a strict, predictable syntax; applies to All/Some Cells Are Quoted for CSV and to well-formed HTML tags </w:t>
            </w:r>
            <w:proofErr w:type="gramStart"/>
            <w:r w:rsidRPr="004D5FC7">
              <w:t>like ,</w:t>
            </w:r>
            <w:proofErr w:type="gramEnd"/>
            <w:r w:rsidRPr="004D5FC7">
              <w:t xml:space="preserve"> </w:t>
            </w:r>
            <w:proofErr w:type="gramStart"/>
            <w:r w:rsidRPr="004D5FC7">
              <w:t>, ;</w:t>
            </w:r>
            <w:proofErr w:type="gramEnd"/>
            <w:r w:rsidRPr="004D5FC7">
              <w:t xml:space="preserve"> not recommended if syntax is unpredictable.</w:t>
            </w:r>
          </w:p>
        </w:tc>
      </w:tr>
      <w:tr w:rsidR="00217A19" w:rsidRPr="004D5FC7" w14:paraId="021B4AA9" w14:textId="77777777" w:rsidTr="00217A19">
        <w:trPr>
          <w:tblCellSpacing w:w="15" w:type="dxa"/>
        </w:trPr>
        <w:tc>
          <w:tcPr>
            <w:tcW w:w="0" w:type="auto"/>
            <w:vAlign w:val="center"/>
            <w:hideMark/>
          </w:tcPr>
          <w:p w14:paraId="5208CDC0" w14:textId="77777777" w:rsidR="00217A19" w:rsidRPr="004D5FC7" w:rsidRDefault="00217A19" w:rsidP="004D5FC7">
            <w:pPr>
              <w:pStyle w:val="NoSpacing"/>
            </w:pPr>
            <w:r w:rsidRPr="004D5FC7">
              <w:t>Column Separator</w:t>
            </w:r>
          </w:p>
        </w:tc>
        <w:tc>
          <w:tcPr>
            <w:tcW w:w="0" w:type="auto"/>
            <w:vAlign w:val="center"/>
            <w:hideMark/>
          </w:tcPr>
          <w:p w14:paraId="36CA1884" w14:textId="77777777" w:rsidR="00217A19" w:rsidRPr="004D5FC7" w:rsidRDefault="00217A19" w:rsidP="004D5FC7">
            <w:pPr>
              <w:pStyle w:val="NoSpacing"/>
            </w:pPr>
            <w:r w:rsidRPr="004D5FC7">
              <w:t>Appears only for Separated Values; sets the character separating data cells, e.g., comma for CSV, tab for tab-delimited; tab can be inserted using the \t link.</w:t>
            </w:r>
          </w:p>
        </w:tc>
      </w:tr>
      <w:tr w:rsidR="00217A19" w:rsidRPr="004D5FC7" w14:paraId="2AF6629C" w14:textId="77777777" w:rsidTr="00217A19">
        <w:trPr>
          <w:tblCellSpacing w:w="15" w:type="dxa"/>
        </w:trPr>
        <w:tc>
          <w:tcPr>
            <w:tcW w:w="0" w:type="auto"/>
            <w:vAlign w:val="center"/>
            <w:hideMark/>
          </w:tcPr>
          <w:p w14:paraId="6C0BEC8A" w14:textId="77777777" w:rsidR="00217A19" w:rsidRPr="004D5FC7" w:rsidRDefault="00217A19" w:rsidP="004D5FC7">
            <w:pPr>
              <w:pStyle w:val="NoSpacing"/>
            </w:pPr>
            <w:r w:rsidRPr="004D5FC7">
              <w:t>Row Separator</w:t>
            </w:r>
          </w:p>
        </w:tc>
        <w:tc>
          <w:tcPr>
            <w:tcW w:w="0" w:type="auto"/>
            <w:vAlign w:val="center"/>
            <w:hideMark/>
          </w:tcPr>
          <w:p w14:paraId="207E5E5A" w14:textId="77777777" w:rsidR="00217A19" w:rsidRPr="004D5FC7" w:rsidRDefault="00217A19" w:rsidP="004D5FC7">
            <w:pPr>
              <w:pStyle w:val="NoSpacing"/>
            </w:pPr>
            <w:r w:rsidRPr="004D5FC7">
              <w:t>Appears only for Separated Values; sets the character separating rows, such as carriage return (\r), linefeed (\n), or both; links provided to insert these non-keyboard characters.</w:t>
            </w:r>
          </w:p>
        </w:tc>
      </w:tr>
      <w:tr w:rsidR="00217A19" w:rsidRPr="004D5FC7" w14:paraId="5A0F4C1E" w14:textId="77777777" w:rsidTr="00217A19">
        <w:trPr>
          <w:tblCellSpacing w:w="15" w:type="dxa"/>
        </w:trPr>
        <w:tc>
          <w:tcPr>
            <w:tcW w:w="0" w:type="auto"/>
            <w:vAlign w:val="center"/>
            <w:hideMark/>
          </w:tcPr>
          <w:p w14:paraId="4931D230" w14:textId="77777777" w:rsidR="00217A19" w:rsidRPr="004D5FC7" w:rsidRDefault="00217A19" w:rsidP="004D5FC7">
            <w:pPr>
              <w:pStyle w:val="NoSpacing"/>
            </w:pPr>
            <w:r w:rsidRPr="004D5FC7">
              <w:t>Quote Character</w:t>
            </w:r>
          </w:p>
        </w:tc>
        <w:tc>
          <w:tcPr>
            <w:tcW w:w="0" w:type="auto"/>
            <w:vAlign w:val="center"/>
            <w:hideMark/>
          </w:tcPr>
          <w:p w14:paraId="17595B46" w14:textId="77777777" w:rsidR="00217A19" w:rsidRPr="004D5FC7" w:rsidRDefault="00217A19" w:rsidP="004D5FC7">
            <w:pPr>
              <w:pStyle w:val="NoSpacing"/>
            </w:pPr>
            <w:r w:rsidRPr="004D5FC7">
              <w:t>Appears only for Separated Values; defines the character (usually double quote) used to quote cells containing the separator character (e.g., a comma in CSV).</w:t>
            </w:r>
          </w:p>
        </w:tc>
      </w:tr>
      <w:tr w:rsidR="00217A19" w:rsidRPr="004D5FC7" w14:paraId="2835CC2F" w14:textId="77777777" w:rsidTr="00217A19">
        <w:trPr>
          <w:tblCellSpacing w:w="15" w:type="dxa"/>
        </w:trPr>
        <w:tc>
          <w:tcPr>
            <w:tcW w:w="0" w:type="auto"/>
            <w:vAlign w:val="center"/>
            <w:hideMark/>
          </w:tcPr>
          <w:p w14:paraId="17E803E0" w14:textId="77777777" w:rsidR="00217A19" w:rsidRPr="004D5FC7" w:rsidRDefault="00217A19" w:rsidP="004D5FC7">
            <w:pPr>
              <w:pStyle w:val="NoSpacing"/>
            </w:pPr>
            <w:r w:rsidRPr="004D5FC7">
              <w:t>Escape Quote Characters</w:t>
            </w:r>
          </w:p>
        </w:tc>
        <w:tc>
          <w:tcPr>
            <w:tcW w:w="0" w:type="auto"/>
            <w:vAlign w:val="center"/>
            <w:hideMark/>
          </w:tcPr>
          <w:p w14:paraId="3AE96E35" w14:textId="77777777" w:rsidR="00217A19" w:rsidRPr="004D5FC7" w:rsidRDefault="00217A19" w:rsidP="004D5FC7">
            <w:pPr>
              <w:pStyle w:val="NoSpacing"/>
            </w:pPr>
            <w:r w:rsidRPr="004D5FC7">
              <w:t>Appears only for Separated Values; sets how quote characters within quoted cells are escaped (e.g., "" for a double quote inside a quoted string); alternatives can be configured.</w:t>
            </w:r>
          </w:p>
        </w:tc>
      </w:tr>
    </w:tbl>
    <w:p w14:paraId="32E6F440" w14:textId="77777777" w:rsidR="00217A19" w:rsidRDefault="00217A19" w:rsidP="004D5FC7">
      <w:pPr>
        <w:pStyle w:val="NoSpacing"/>
      </w:pPr>
      <w:r w:rsidRPr="004D5FC7">
        <w:t>Let me know if you want this exported to Excel, CSV, or as a downloadable table format.</w:t>
      </w:r>
    </w:p>
    <w:p w14:paraId="587BC54C" w14:textId="77777777" w:rsidR="0025792D" w:rsidRDefault="0025792D" w:rsidP="004D5FC7">
      <w:pPr>
        <w:pStyle w:val="NoSpacing"/>
      </w:pPr>
    </w:p>
    <w:p w14:paraId="068CEF8A" w14:textId="35F20CD5" w:rsidR="00217A19" w:rsidRDefault="004E6775" w:rsidP="004D5FC7">
      <w:pPr>
        <w:pStyle w:val="NoSpacing"/>
        <w:rPr>
          <w:b/>
          <w:bCs/>
        </w:rPr>
      </w:pPr>
      <w:r w:rsidRPr="004E6775">
        <w:rPr>
          <w:b/>
          <w:bCs/>
        </w:rPr>
        <w:t>Data Source Type</w:t>
      </w:r>
      <w:r>
        <w:rPr>
          <w:b/>
          <w:bCs/>
        </w:rPr>
        <w:t>s</w:t>
      </w:r>
      <w:r w:rsidR="00D619F3">
        <w:rPr>
          <w:b/>
          <w:bCs/>
        </w:rPr>
        <w:t>:</w:t>
      </w:r>
    </w:p>
    <w:p w14:paraId="20E8B9BE" w14:textId="77777777" w:rsidR="00D619F3" w:rsidRPr="004D5FC7" w:rsidRDefault="00D619F3" w:rsidP="004D5FC7">
      <w:pPr>
        <w:pStyle w:val="NoSpacing"/>
      </w:pPr>
    </w:p>
    <w:p w14:paraId="16CDFD95" w14:textId="582F4DF1" w:rsidR="00166ADC" w:rsidRDefault="0025792D" w:rsidP="004D5FC7">
      <w:pPr>
        <w:pStyle w:val="NoSpacing"/>
      </w:pPr>
      <w:r w:rsidRPr="0025792D">
        <w:rPr>
          <w:noProof/>
        </w:rPr>
        <w:drawing>
          <wp:inline distT="0" distB="0" distL="0" distR="0" wp14:anchorId="29CDEAD9" wp14:editId="27F59A82">
            <wp:extent cx="5731510" cy="1984375"/>
            <wp:effectExtent l="0" t="0" r="2540" b="0"/>
            <wp:docPr id="120161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16992" name=""/>
                    <pic:cNvPicPr/>
                  </pic:nvPicPr>
                  <pic:blipFill>
                    <a:blip r:embed="rId35"/>
                    <a:stretch>
                      <a:fillRect/>
                    </a:stretch>
                  </pic:blipFill>
                  <pic:spPr>
                    <a:xfrm>
                      <a:off x="0" y="0"/>
                      <a:ext cx="5731510" cy="1984375"/>
                    </a:xfrm>
                    <a:prstGeom prst="rect">
                      <a:avLst/>
                    </a:prstGeom>
                  </pic:spPr>
                </pic:pic>
              </a:graphicData>
            </a:graphic>
          </wp:inline>
        </w:drawing>
      </w:r>
    </w:p>
    <w:p w14:paraId="580436F9" w14:textId="77C487EF" w:rsidR="000660D1" w:rsidRDefault="000660D1" w:rsidP="004D5FC7">
      <w:pPr>
        <w:pStyle w:val="NoSpacing"/>
      </w:pPr>
      <w:r w:rsidRPr="000660D1">
        <w:rPr>
          <w:noProof/>
        </w:rPr>
        <w:lastRenderedPageBreak/>
        <w:drawing>
          <wp:inline distT="0" distB="0" distL="0" distR="0" wp14:anchorId="499FD00A" wp14:editId="011A353F">
            <wp:extent cx="5731510" cy="2297723"/>
            <wp:effectExtent l="0" t="0" r="2540" b="7620"/>
            <wp:docPr id="647016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6807" name="Picture 1" descr="A screenshot of a computer&#10;&#10;AI-generated content may be incorrect."/>
                    <pic:cNvPicPr/>
                  </pic:nvPicPr>
                  <pic:blipFill>
                    <a:blip r:embed="rId36"/>
                    <a:stretch>
                      <a:fillRect/>
                    </a:stretch>
                  </pic:blipFill>
                  <pic:spPr>
                    <a:xfrm>
                      <a:off x="0" y="0"/>
                      <a:ext cx="5744685" cy="2303005"/>
                    </a:xfrm>
                    <a:prstGeom prst="rect">
                      <a:avLst/>
                    </a:prstGeom>
                  </pic:spPr>
                </pic:pic>
              </a:graphicData>
            </a:graphic>
          </wp:inline>
        </w:drawing>
      </w:r>
    </w:p>
    <w:p w14:paraId="53A9B434" w14:textId="77777777" w:rsidR="00226D33" w:rsidRDefault="00226D33" w:rsidP="004D5FC7">
      <w:pPr>
        <w:pStyle w:val="NoSpacing"/>
      </w:pPr>
    </w:p>
    <w:p w14:paraId="4836DEB3" w14:textId="77777777" w:rsidR="00226D33" w:rsidRDefault="00226D33" w:rsidP="004D5FC7">
      <w:pPr>
        <w:pStyle w:val="NoSpacing"/>
      </w:pPr>
    </w:p>
    <w:p w14:paraId="3475B0AC" w14:textId="77777777" w:rsidR="00226D33" w:rsidRDefault="00226D33" w:rsidP="004D5FC7">
      <w:pPr>
        <w:pStyle w:val="NoSpacing"/>
      </w:pPr>
    </w:p>
    <w:p w14:paraId="172D1258" w14:textId="77777777" w:rsidR="00226D33" w:rsidRDefault="00226D33" w:rsidP="004D5FC7">
      <w:pPr>
        <w:pStyle w:val="NoSpacing"/>
      </w:pPr>
    </w:p>
    <w:p w14:paraId="344BA469" w14:textId="77777777" w:rsidR="00226D33" w:rsidRDefault="00226D33" w:rsidP="004D5FC7">
      <w:pPr>
        <w:pStyle w:val="NoSpacing"/>
      </w:pPr>
    </w:p>
    <w:p w14:paraId="762A7A37" w14:textId="028BDC64" w:rsidR="00226D33" w:rsidRDefault="00226D33" w:rsidP="004D5FC7">
      <w:pPr>
        <w:pStyle w:val="NoSpacing"/>
      </w:pPr>
      <w:r w:rsidRPr="00226D33">
        <w:rPr>
          <w:noProof/>
        </w:rPr>
        <w:drawing>
          <wp:inline distT="0" distB="0" distL="0" distR="0" wp14:anchorId="4A9299F5" wp14:editId="6CE1397B">
            <wp:extent cx="5731510" cy="2580640"/>
            <wp:effectExtent l="0" t="0" r="2540" b="0"/>
            <wp:docPr id="960953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3174" name="Picture 1" descr="A screenshot of a computer&#10;&#10;AI-generated content may be incorrect."/>
                    <pic:cNvPicPr/>
                  </pic:nvPicPr>
                  <pic:blipFill>
                    <a:blip r:embed="rId37"/>
                    <a:stretch>
                      <a:fillRect/>
                    </a:stretch>
                  </pic:blipFill>
                  <pic:spPr>
                    <a:xfrm>
                      <a:off x="0" y="0"/>
                      <a:ext cx="5731510" cy="2580640"/>
                    </a:xfrm>
                    <a:prstGeom prst="rect">
                      <a:avLst/>
                    </a:prstGeom>
                  </pic:spPr>
                </pic:pic>
              </a:graphicData>
            </a:graphic>
          </wp:inline>
        </w:drawing>
      </w:r>
    </w:p>
    <w:p w14:paraId="638E8ACC" w14:textId="5716976F" w:rsidR="00C81658" w:rsidRDefault="00C81658" w:rsidP="004D5FC7">
      <w:pPr>
        <w:pStyle w:val="NoSpacing"/>
      </w:pPr>
      <w:r w:rsidRPr="00C81658">
        <w:rPr>
          <w:noProof/>
        </w:rPr>
        <w:drawing>
          <wp:inline distT="0" distB="0" distL="0" distR="0" wp14:anchorId="18BC7403" wp14:editId="7A388E0E">
            <wp:extent cx="5731510" cy="2290445"/>
            <wp:effectExtent l="0" t="0" r="2540" b="0"/>
            <wp:docPr id="2049929790" name="Picture 1" descr="A close-up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29790" name="Picture 1" descr="A close-up of a report&#10;&#10;AI-generated content may be incorrect."/>
                    <pic:cNvPicPr/>
                  </pic:nvPicPr>
                  <pic:blipFill>
                    <a:blip r:embed="rId38"/>
                    <a:stretch>
                      <a:fillRect/>
                    </a:stretch>
                  </pic:blipFill>
                  <pic:spPr>
                    <a:xfrm>
                      <a:off x="0" y="0"/>
                      <a:ext cx="5731510" cy="2290445"/>
                    </a:xfrm>
                    <a:prstGeom prst="rect">
                      <a:avLst/>
                    </a:prstGeom>
                  </pic:spPr>
                </pic:pic>
              </a:graphicData>
            </a:graphic>
          </wp:inline>
        </w:drawing>
      </w:r>
    </w:p>
    <w:p w14:paraId="4E645654" w14:textId="77777777" w:rsidR="00F65857" w:rsidRDefault="00F65857" w:rsidP="004D5FC7">
      <w:pPr>
        <w:pStyle w:val="NoSpacing"/>
      </w:pPr>
    </w:p>
    <w:tbl>
      <w:tblPr>
        <w:tblW w:w="5000" w:type="pct"/>
        <w:tblCellSpacing w:w="0" w:type="dxa"/>
        <w:shd w:val="clear" w:color="auto" w:fill="FFFFFF"/>
        <w:tblCellMar>
          <w:top w:w="10" w:type="dxa"/>
          <w:left w:w="10" w:type="dxa"/>
          <w:bottom w:w="10" w:type="dxa"/>
          <w:right w:w="10" w:type="dxa"/>
        </w:tblCellMar>
        <w:tblLook w:val="04A0" w:firstRow="1" w:lastRow="0" w:firstColumn="1" w:lastColumn="0" w:noHBand="0" w:noVBand="1"/>
      </w:tblPr>
      <w:tblGrid>
        <w:gridCol w:w="500"/>
        <w:gridCol w:w="8526"/>
      </w:tblGrid>
      <w:tr w:rsidR="00F65857" w:rsidRPr="00F65857" w14:paraId="5E3F3EC0" w14:textId="77777777" w:rsidTr="00F65857">
        <w:trPr>
          <w:tblCellSpacing w:w="0" w:type="dxa"/>
        </w:trPr>
        <w:tc>
          <w:tcPr>
            <w:tcW w:w="0" w:type="auto"/>
            <w:shd w:val="clear" w:color="auto" w:fill="FFFFFF"/>
            <w:noWrap/>
            <w:hideMark/>
          </w:tcPr>
          <w:p w14:paraId="42548965" w14:textId="74320FE2" w:rsidR="00F65857" w:rsidRPr="00F65857" w:rsidRDefault="00F65857" w:rsidP="00F65857">
            <w:pPr>
              <w:pStyle w:val="NoSpacing"/>
            </w:pPr>
            <w:r w:rsidRPr="00F65857">
              <w:rPr>
                <w:noProof/>
              </w:rPr>
              <w:drawing>
                <wp:inline distT="0" distB="0" distL="0" distR="0" wp14:anchorId="33AB0110" wp14:editId="7C23604B">
                  <wp:extent cx="304800" cy="304800"/>
                  <wp:effectExtent l="0" t="0" r="0" b="0"/>
                  <wp:docPr id="143246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5000" w:type="pct"/>
            <w:shd w:val="clear" w:color="auto" w:fill="FFFFFF"/>
            <w:vAlign w:val="center"/>
            <w:hideMark/>
          </w:tcPr>
          <w:p w14:paraId="4027C594" w14:textId="77777777" w:rsidR="00F65857" w:rsidRPr="00F65857" w:rsidRDefault="00F65857" w:rsidP="00F65857">
            <w:pPr>
              <w:pStyle w:val="NoSpacing"/>
              <w:rPr>
                <w:b/>
                <w:bCs/>
              </w:rPr>
            </w:pPr>
            <w:r w:rsidRPr="00F65857">
              <w:rPr>
                <w:b/>
                <w:bCs/>
              </w:rPr>
              <w:t xml:space="preserve">Working with </w:t>
            </w:r>
            <w:proofErr w:type="spellStart"/>
            <w:r w:rsidRPr="00F65857">
              <w:rPr>
                <w:b/>
                <w:bCs/>
              </w:rPr>
              <w:t>WebReports</w:t>
            </w:r>
            <w:proofErr w:type="spellEnd"/>
          </w:p>
          <w:p w14:paraId="50D38918" w14:textId="77777777" w:rsidR="00F65857" w:rsidRPr="00F65857" w:rsidRDefault="00F65857" w:rsidP="00F65857">
            <w:pPr>
              <w:pStyle w:val="NoSpacing"/>
              <w:rPr>
                <w:b/>
                <w:bCs/>
              </w:rPr>
            </w:pPr>
            <w:r w:rsidRPr="00F65857">
              <w:rPr>
                <w:b/>
                <w:bCs/>
              </w:rPr>
              <w:t>Using Parameters</w:t>
            </w:r>
          </w:p>
        </w:tc>
      </w:tr>
    </w:tbl>
    <w:p w14:paraId="3B572E35" w14:textId="77777777" w:rsidR="00F65857" w:rsidRPr="00F65857" w:rsidRDefault="00F65857" w:rsidP="00F65857">
      <w:pPr>
        <w:pStyle w:val="NoSpacing"/>
      </w:pPr>
      <w:bookmarkStart w:id="38" w:name="TMPID1218"/>
      <w:bookmarkEnd w:id="38"/>
      <w:r w:rsidRPr="00F65857">
        <w:lastRenderedPageBreak/>
        <w:t xml:space="preserve">When running a </w:t>
      </w:r>
      <w:proofErr w:type="spellStart"/>
      <w:r w:rsidRPr="00F65857">
        <w:t>WebReport</w:t>
      </w:r>
      <w:proofErr w:type="spellEnd"/>
      <w:r w:rsidRPr="00F65857">
        <w:t xml:space="preserve">, parameters can be included in the URL for the </w:t>
      </w:r>
      <w:proofErr w:type="spellStart"/>
      <w:r w:rsidRPr="00F65857">
        <w:t>WebReport</w:t>
      </w:r>
      <w:proofErr w:type="spellEnd"/>
      <w:r w:rsidRPr="00F65857">
        <w:t xml:space="preserve"> itself as well as for the associated data source. These two parameter types, </w:t>
      </w:r>
      <w:proofErr w:type="spellStart"/>
      <w:r w:rsidRPr="00F65857">
        <w:t>WebReport</w:t>
      </w:r>
      <w:proofErr w:type="spellEnd"/>
      <w:r w:rsidRPr="00F65857">
        <w:t xml:space="preserve"> parameters and Data Source parameters, are described below.</w:t>
      </w:r>
    </w:p>
    <w:p w14:paraId="0E8750ED" w14:textId="77777777" w:rsidR="007A0466" w:rsidRPr="007A0466" w:rsidRDefault="007A0466" w:rsidP="007A0466">
      <w:pPr>
        <w:pStyle w:val="NoSpacing"/>
        <w:rPr>
          <w:b/>
          <w:bCs/>
        </w:rPr>
      </w:pPr>
      <w:bookmarkStart w:id="39" w:name="WR-PARAM-DSP"/>
      <w:r w:rsidRPr="007A0466">
        <w:rPr>
          <w:b/>
          <w:bCs/>
        </w:rPr>
        <w:t>Data Source Parameters</w:t>
      </w:r>
      <w:bookmarkEnd w:id="39"/>
    </w:p>
    <w:p w14:paraId="78385848" w14:textId="77777777" w:rsidR="007A0466" w:rsidRPr="007A0466" w:rsidRDefault="007A0466" w:rsidP="007A0466">
      <w:pPr>
        <w:pStyle w:val="NoSpacing"/>
      </w:pPr>
      <w:bookmarkStart w:id="40" w:name="TMPID1231"/>
      <w:bookmarkEnd w:id="40"/>
      <w:r w:rsidRPr="007A0466">
        <w:t xml:space="preserve">The data sources, </w:t>
      </w:r>
      <w:proofErr w:type="spellStart"/>
      <w:r w:rsidRPr="007A0466">
        <w:t>LiveReports</w:t>
      </w:r>
      <w:proofErr w:type="spellEnd"/>
      <w:r w:rsidRPr="007A0466">
        <w:t xml:space="preserve"> and Search Queries allow input parameters to be defined and collected when the report is run:</w:t>
      </w:r>
    </w:p>
    <w:p w14:paraId="249FA73D" w14:textId="77777777" w:rsidR="007A0466" w:rsidRPr="007A0466" w:rsidRDefault="007A0466" w:rsidP="007A0466">
      <w:pPr>
        <w:pStyle w:val="NoSpacing"/>
        <w:numPr>
          <w:ilvl w:val="0"/>
          <w:numId w:val="4"/>
        </w:numPr>
      </w:pPr>
      <w:bookmarkStart w:id="41" w:name="AEN1213"/>
      <w:bookmarkStart w:id="42" w:name="AEN1214"/>
      <w:bookmarkStart w:id="43" w:name="TMPID1234"/>
      <w:bookmarkEnd w:id="41"/>
      <w:bookmarkEnd w:id="42"/>
      <w:bookmarkEnd w:id="43"/>
      <w:r w:rsidRPr="007A0466">
        <w:rPr>
          <w:i/>
          <w:iCs/>
        </w:rPr>
        <w:t xml:space="preserve">When a </w:t>
      </w:r>
      <w:proofErr w:type="spellStart"/>
      <w:r w:rsidRPr="007A0466">
        <w:rPr>
          <w:i/>
          <w:iCs/>
        </w:rPr>
        <w:t>LiveReport</w:t>
      </w:r>
      <w:proofErr w:type="spellEnd"/>
      <w:r w:rsidRPr="007A0466">
        <w:rPr>
          <w:i/>
          <w:iCs/>
        </w:rPr>
        <w:t xml:space="preserve"> is being used as the data source</w:t>
      </w:r>
      <w:r w:rsidRPr="007A0466">
        <w:t xml:space="preserve">, the standard </w:t>
      </w:r>
      <w:proofErr w:type="spellStart"/>
      <w:r w:rsidRPr="007A0466">
        <w:t>LiveReport</w:t>
      </w:r>
      <w:proofErr w:type="spellEnd"/>
      <w:r w:rsidRPr="007A0466">
        <w:t xml:space="preserve"> prompting will be allowed prior to the </w:t>
      </w:r>
      <w:proofErr w:type="spellStart"/>
      <w:r w:rsidRPr="007A0466">
        <w:t>WebReport</w:t>
      </w:r>
      <w:proofErr w:type="spellEnd"/>
      <w:r w:rsidRPr="007A0466">
        <w:t xml:space="preserve"> executing if no parameters have been supplied in the URL. In this scenario, when the </w:t>
      </w:r>
      <w:proofErr w:type="spellStart"/>
      <w:r w:rsidRPr="007A0466">
        <w:t>WebReport</w:t>
      </w:r>
      <w:proofErr w:type="spellEnd"/>
      <w:r w:rsidRPr="007A0466">
        <w:t xml:space="preserve"> is run, the user is presented with the </w:t>
      </w:r>
      <w:proofErr w:type="spellStart"/>
      <w:r w:rsidRPr="007A0466">
        <w:t>LiveReport</w:t>
      </w:r>
      <w:proofErr w:type="spellEnd"/>
      <w:r w:rsidRPr="007A0466">
        <w:t xml:space="preserve"> prompts much as if they had run the </w:t>
      </w:r>
      <w:proofErr w:type="spellStart"/>
      <w:r w:rsidRPr="007A0466">
        <w:t>LiveReport</w:t>
      </w:r>
      <w:proofErr w:type="spellEnd"/>
      <w:r w:rsidRPr="007A0466">
        <w:t xml:space="preserve"> directly. Once the user has entered the required prompts then the </w:t>
      </w:r>
      <w:proofErr w:type="spellStart"/>
      <w:r w:rsidRPr="007A0466">
        <w:t>WebReport</w:t>
      </w:r>
      <w:proofErr w:type="spellEnd"/>
      <w:r w:rsidRPr="007A0466">
        <w:t xml:space="preserve"> continues as normal.</w:t>
      </w:r>
    </w:p>
    <w:p w14:paraId="1BDF83FD" w14:textId="77777777" w:rsidR="007A0466" w:rsidRPr="007A0466" w:rsidRDefault="007A0466" w:rsidP="007A0466">
      <w:pPr>
        <w:pStyle w:val="NoSpacing"/>
        <w:numPr>
          <w:ilvl w:val="0"/>
          <w:numId w:val="4"/>
        </w:numPr>
      </w:pPr>
      <w:bookmarkStart w:id="44" w:name="AEN1217"/>
      <w:bookmarkStart w:id="45" w:name="TMPID1237"/>
      <w:bookmarkEnd w:id="44"/>
      <w:bookmarkEnd w:id="45"/>
      <w:r w:rsidRPr="007A0466">
        <w:rPr>
          <w:i/>
          <w:iCs/>
        </w:rPr>
        <w:t xml:space="preserve">When a </w:t>
      </w:r>
      <w:proofErr w:type="spellStart"/>
      <w:r w:rsidRPr="007A0466">
        <w:rPr>
          <w:i/>
          <w:iCs/>
        </w:rPr>
        <w:t>WebReport</w:t>
      </w:r>
      <w:proofErr w:type="spellEnd"/>
      <w:r w:rsidRPr="007A0466">
        <w:rPr>
          <w:i/>
          <w:iCs/>
        </w:rPr>
        <w:t xml:space="preserve"> has been defined with a saved query as the data source</w:t>
      </w:r>
      <w:r w:rsidRPr="007A0466">
        <w:t>, it is possible to insert variables into the full text search specification of the saved query. For example, the term %1 can be placed in the </w:t>
      </w:r>
      <w:r w:rsidRPr="007A0466">
        <w:rPr>
          <w:b/>
          <w:bCs/>
        </w:rPr>
        <w:t>Full Text Search Terms</w:t>
      </w:r>
      <w:r w:rsidRPr="007A0466">
        <w:t xml:space="preserve"> field of any full text search boxes. These variables will be substituted with any corresponding parameters in the URL. URL parameters follow the same convention as a </w:t>
      </w:r>
      <w:proofErr w:type="spellStart"/>
      <w:r w:rsidRPr="007A0466">
        <w:t>LiveReport</w:t>
      </w:r>
      <w:proofErr w:type="spellEnd"/>
      <w:r w:rsidRPr="007A0466">
        <w:t>.</w:t>
      </w:r>
    </w:p>
    <w:p w14:paraId="68D7368F" w14:textId="77777777" w:rsidR="007A0466" w:rsidRPr="007A0466" w:rsidRDefault="007A0466" w:rsidP="007A0466">
      <w:pPr>
        <w:pStyle w:val="NoSpacing"/>
      </w:pPr>
      <w:bookmarkStart w:id="46" w:name="TMPID1241"/>
      <w:bookmarkEnd w:id="46"/>
      <w:r w:rsidRPr="007A0466">
        <w:t>For example, </w:t>
      </w:r>
      <w:proofErr w:type="spellStart"/>
      <w:r w:rsidRPr="007A0466">
        <w:t>inputlabel</w:t>
      </w:r>
      <w:proofErr w:type="spellEnd"/>
      <w:r w:rsidRPr="007A0466">
        <w:t>&lt;</w:t>
      </w:r>
      <w:r w:rsidRPr="007A0466">
        <w:rPr>
          <w:i/>
          <w:iCs/>
        </w:rPr>
        <w:t>x</w:t>
      </w:r>
      <w:r w:rsidRPr="007A0466">
        <w:t>&gt;=value, where &lt;</w:t>
      </w:r>
      <w:r w:rsidRPr="007A0466">
        <w:rPr>
          <w:i/>
          <w:iCs/>
        </w:rPr>
        <w:t>x</w:t>
      </w:r>
      <w:r w:rsidRPr="007A0466">
        <w:t>&gt; is a number from 1 to 99 which corresponds with variables %1, %2 and so on.</w:t>
      </w:r>
    </w:p>
    <w:p w14:paraId="2354E7E3" w14:textId="77777777" w:rsidR="007A0466" w:rsidRPr="007A0466" w:rsidRDefault="007A0466" w:rsidP="007A0466">
      <w:pPr>
        <w:pStyle w:val="NoSpacing"/>
      </w:pPr>
      <w:bookmarkStart w:id="47" w:name="AEN1228"/>
      <w:bookmarkEnd w:id="47"/>
      <w:r w:rsidRPr="007A0466">
        <w:rPr>
          <w:b/>
          <w:bCs/>
        </w:rPr>
        <w:t>Example</w:t>
      </w:r>
    </w:p>
    <w:p w14:paraId="0B50C470" w14:textId="77777777" w:rsidR="007A0466" w:rsidRPr="007A0466" w:rsidRDefault="007A0466" w:rsidP="007A0466">
      <w:pPr>
        <w:pStyle w:val="NoSpacing"/>
      </w:pPr>
      <w:bookmarkStart w:id="48" w:name="TMPID1248"/>
      <w:bookmarkEnd w:id="48"/>
      <w:r w:rsidRPr="007A0466">
        <w:t>...?func=ll&amp;objId=47478&amp;objAction=RunReport&amp;inputLabel1=WebReport&amp;nexturl=...</w:t>
      </w:r>
    </w:p>
    <w:p w14:paraId="05A4FA92" w14:textId="77777777" w:rsidR="00F65857" w:rsidRDefault="00F65857" w:rsidP="004D5FC7">
      <w:pPr>
        <w:pStyle w:val="NoSpacing"/>
      </w:pPr>
    </w:p>
    <w:p w14:paraId="3B828D3F" w14:textId="340F8694" w:rsidR="000D4082" w:rsidRDefault="000D4082" w:rsidP="004D5FC7">
      <w:pPr>
        <w:pStyle w:val="NoSpacing"/>
      </w:pPr>
      <w:r w:rsidRPr="000D4082">
        <w:rPr>
          <w:noProof/>
        </w:rPr>
        <w:drawing>
          <wp:inline distT="0" distB="0" distL="0" distR="0" wp14:anchorId="52AAB5E7" wp14:editId="3F330547">
            <wp:extent cx="5731510" cy="3651885"/>
            <wp:effectExtent l="0" t="0" r="2540" b="5715"/>
            <wp:docPr id="1158122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2260" name="Picture 1" descr="A screenshot of a computer program&#10;&#10;AI-generated content may be incorrect."/>
                    <pic:cNvPicPr/>
                  </pic:nvPicPr>
                  <pic:blipFill>
                    <a:blip r:embed="rId39"/>
                    <a:stretch>
                      <a:fillRect/>
                    </a:stretch>
                  </pic:blipFill>
                  <pic:spPr>
                    <a:xfrm>
                      <a:off x="0" y="0"/>
                      <a:ext cx="5731510" cy="3651885"/>
                    </a:xfrm>
                    <a:prstGeom prst="rect">
                      <a:avLst/>
                    </a:prstGeom>
                  </pic:spPr>
                </pic:pic>
              </a:graphicData>
            </a:graphic>
          </wp:inline>
        </w:drawing>
      </w:r>
    </w:p>
    <w:p w14:paraId="74A506E4" w14:textId="77777777" w:rsidR="000D4082" w:rsidRDefault="000D4082" w:rsidP="004D5FC7">
      <w:pPr>
        <w:pStyle w:val="NoSpacing"/>
      </w:pPr>
    </w:p>
    <w:p w14:paraId="5E8FD0BA" w14:textId="4416D5DA" w:rsidR="000D4082" w:rsidRDefault="005210A2" w:rsidP="004D5FC7">
      <w:pPr>
        <w:pStyle w:val="NoSpacing"/>
      </w:pPr>
      <w:r w:rsidRPr="005210A2">
        <w:rPr>
          <w:noProof/>
        </w:rPr>
        <w:lastRenderedPageBreak/>
        <w:drawing>
          <wp:inline distT="0" distB="0" distL="0" distR="0" wp14:anchorId="3B16E9B5" wp14:editId="3136851E">
            <wp:extent cx="2908300" cy="1202754"/>
            <wp:effectExtent l="0" t="0" r="6350" b="0"/>
            <wp:docPr id="177491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17614" name=""/>
                    <pic:cNvPicPr/>
                  </pic:nvPicPr>
                  <pic:blipFill>
                    <a:blip r:embed="rId40"/>
                    <a:stretch>
                      <a:fillRect/>
                    </a:stretch>
                  </pic:blipFill>
                  <pic:spPr>
                    <a:xfrm>
                      <a:off x="0" y="0"/>
                      <a:ext cx="2927304" cy="1210613"/>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3856"/>
        <w:gridCol w:w="2954"/>
      </w:tblGrid>
      <w:tr w:rsidR="00182BF4" w:rsidRPr="00182BF4" w14:paraId="00187468" w14:textId="77777777" w:rsidTr="00182BF4">
        <w:trPr>
          <w:tblHeader/>
          <w:tblCellSpacing w:w="15" w:type="dxa"/>
        </w:trPr>
        <w:tc>
          <w:tcPr>
            <w:tcW w:w="0" w:type="auto"/>
            <w:vAlign w:val="center"/>
            <w:hideMark/>
          </w:tcPr>
          <w:p w14:paraId="1CBA83B1" w14:textId="77777777" w:rsidR="00182BF4" w:rsidRPr="00182BF4" w:rsidRDefault="00182BF4" w:rsidP="00182BF4">
            <w:pPr>
              <w:pStyle w:val="NoSpacing"/>
              <w:rPr>
                <w:b/>
                <w:bCs/>
              </w:rPr>
            </w:pPr>
            <w:r w:rsidRPr="00182BF4">
              <w:rPr>
                <w:b/>
                <w:bCs/>
              </w:rPr>
              <w:t>Step Type</w:t>
            </w:r>
          </w:p>
        </w:tc>
        <w:tc>
          <w:tcPr>
            <w:tcW w:w="0" w:type="auto"/>
            <w:vAlign w:val="center"/>
            <w:hideMark/>
          </w:tcPr>
          <w:p w14:paraId="3A5AD353" w14:textId="77777777" w:rsidR="00182BF4" w:rsidRPr="00182BF4" w:rsidRDefault="00182BF4" w:rsidP="00182BF4">
            <w:pPr>
              <w:pStyle w:val="NoSpacing"/>
              <w:rPr>
                <w:b/>
                <w:bCs/>
              </w:rPr>
            </w:pPr>
            <w:r w:rsidRPr="00182BF4">
              <w:rPr>
                <w:b/>
                <w:bCs/>
              </w:rPr>
              <w:t>Purpose / Use</w:t>
            </w:r>
          </w:p>
        </w:tc>
        <w:tc>
          <w:tcPr>
            <w:tcW w:w="0" w:type="auto"/>
            <w:vAlign w:val="center"/>
            <w:hideMark/>
          </w:tcPr>
          <w:p w14:paraId="4969EF91" w14:textId="77777777" w:rsidR="00182BF4" w:rsidRPr="00182BF4" w:rsidRDefault="00182BF4" w:rsidP="00182BF4">
            <w:pPr>
              <w:pStyle w:val="NoSpacing"/>
              <w:rPr>
                <w:b/>
                <w:bCs/>
              </w:rPr>
            </w:pPr>
            <w:r w:rsidRPr="00182BF4">
              <w:rPr>
                <w:b/>
                <w:bCs/>
              </w:rPr>
              <w:t>Example Use Case</w:t>
            </w:r>
          </w:p>
        </w:tc>
      </w:tr>
      <w:tr w:rsidR="00182BF4" w:rsidRPr="00182BF4" w14:paraId="0E82C966" w14:textId="77777777" w:rsidTr="00182BF4">
        <w:trPr>
          <w:tblCellSpacing w:w="15" w:type="dxa"/>
        </w:trPr>
        <w:tc>
          <w:tcPr>
            <w:tcW w:w="0" w:type="auto"/>
            <w:vAlign w:val="center"/>
            <w:hideMark/>
          </w:tcPr>
          <w:p w14:paraId="45366E62" w14:textId="77777777" w:rsidR="00182BF4" w:rsidRPr="00182BF4" w:rsidRDefault="00182BF4" w:rsidP="00182BF4">
            <w:pPr>
              <w:pStyle w:val="NoSpacing"/>
            </w:pPr>
            <w:r w:rsidRPr="00182BF4">
              <w:rPr>
                <w:b/>
                <w:bCs/>
              </w:rPr>
              <w:t>Start</w:t>
            </w:r>
          </w:p>
        </w:tc>
        <w:tc>
          <w:tcPr>
            <w:tcW w:w="0" w:type="auto"/>
            <w:vAlign w:val="center"/>
            <w:hideMark/>
          </w:tcPr>
          <w:p w14:paraId="54356CB6" w14:textId="77777777" w:rsidR="00182BF4" w:rsidRPr="00182BF4" w:rsidRDefault="00182BF4" w:rsidP="00182BF4">
            <w:pPr>
              <w:pStyle w:val="NoSpacing"/>
            </w:pPr>
            <w:r w:rsidRPr="00182BF4">
              <w:t>Entry point of the workflow. Defines who starts it and with what permissions and attachments.</w:t>
            </w:r>
          </w:p>
        </w:tc>
        <w:tc>
          <w:tcPr>
            <w:tcW w:w="0" w:type="auto"/>
            <w:vAlign w:val="center"/>
            <w:hideMark/>
          </w:tcPr>
          <w:p w14:paraId="209851B1" w14:textId="77777777" w:rsidR="00182BF4" w:rsidRPr="00182BF4" w:rsidRDefault="00182BF4" w:rsidP="00182BF4">
            <w:pPr>
              <w:pStyle w:val="NoSpacing"/>
            </w:pPr>
            <w:r w:rsidRPr="00182BF4">
              <w:t>Initiating an invoice approval workflow.</w:t>
            </w:r>
          </w:p>
        </w:tc>
      </w:tr>
      <w:tr w:rsidR="00182BF4" w:rsidRPr="00182BF4" w14:paraId="64BD34A3" w14:textId="77777777" w:rsidTr="00182BF4">
        <w:trPr>
          <w:tblCellSpacing w:w="15" w:type="dxa"/>
        </w:trPr>
        <w:tc>
          <w:tcPr>
            <w:tcW w:w="0" w:type="auto"/>
            <w:vAlign w:val="center"/>
            <w:hideMark/>
          </w:tcPr>
          <w:p w14:paraId="4A74F637" w14:textId="77777777" w:rsidR="00182BF4" w:rsidRPr="00182BF4" w:rsidRDefault="00182BF4" w:rsidP="00182BF4">
            <w:pPr>
              <w:pStyle w:val="NoSpacing"/>
            </w:pPr>
            <w:r w:rsidRPr="00182BF4">
              <w:rPr>
                <w:b/>
                <w:bCs/>
              </w:rPr>
              <w:t>User</w:t>
            </w:r>
          </w:p>
        </w:tc>
        <w:tc>
          <w:tcPr>
            <w:tcW w:w="0" w:type="auto"/>
            <w:vAlign w:val="center"/>
            <w:hideMark/>
          </w:tcPr>
          <w:p w14:paraId="0416839C" w14:textId="77777777" w:rsidR="00182BF4" w:rsidRPr="00182BF4" w:rsidRDefault="00182BF4" w:rsidP="00182BF4">
            <w:pPr>
              <w:pStyle w:val="NoSpacing"/>
            </w:pPr>
            <w:r w:rsidRPr="00182BF4">
              <w:t>Manual task step where a user/group must perform an action.</w:t>
            </w:r>
          </w:p>
        </w:tc>
        <w:tc>
          <w:tcPr>
            <w:tcW w:w="0" w:type="auto"/>
            <w:vAlign w:val="center"/>
            <w:hideMark/>
          </w:tcPr>
          <w:p w14:paraId="6EC3B32A" w14:textId="77777777" w:rsidR="00182BF4" w:rsidRPr="00182BF4" w:rsidRDefault="00182BF4" w:rsidP="00182BF4">
            <w:pPr>
              <w:pStyle w:val="NoSpacing"/>
            </w:pPr>
            <w:r w:rsidRPr="00182BF4">
              <w:t>"Approve", "Reject", or "Review" a document.</w:t>
            </w:r>
          </w:p>
        </w:tc>
      </w:tr>
      <w:tr w:rsidR="00182BF4" w:rsidRPr="00182BF4" w14:paraId="5A0F9660" w14:textId="77777777" w:rsidTr="00182BF4">
        <w:trPr>
          <w:tblCellSpacing w:w="15" w:type="dxa"/>
        </w:trPr>
        <w:tc>
          <w:tcPr>
            <w:tcW w:w="0" w:type="auto"/>
            <w:vAlign w:val="center"/>
            <w:hideMark/>
          </w:tcPr>
          <w:p w14:paraId="49993E16" w14:textId="77777777" w:rsidR="00182BF4" w:rsidRPr="00182BF4" w:rsidRDefault="00182BF4" w:rsidP="00182BF4">
            <w:pPr>
              <w:pStyle w:val="NoSpacing"/>
            </w:pPr>
            <w:r w:rsidRPr="00182BF4">
              <w:rPr>
                <w:b/>
                <w:bCs/>
              </w:rPr>
              <w:t>Evaluate (Evaluate Step)</w:t>
            </w:r>
          </w:p>
        </w:tc>
        <w:tc>
          <w:tcPr>
            <w:tcW w:w="0" w:type="auto"/>
            <w:vAlign w:val="center"/>
            <w:hideMark/>
          </w:tcPr>
          <w:p w14:paraId="16EFA8E9" w14:textId="77777777" w:rsidR="00182BF4" w:rsidRPr="00182BF4" w:rsidRDefault="00182BF4" w:rsidP="00182BF4">
            <w:pPr>
              <w:pStyle w:val="NoSpacing"/>
            </w:pPr>
            <w:r w:rsidRPr="00182BF4">
              <w:t>Makes decisions based on workflow attributes, categories, or form data.</w:t>
            </w:r>
          </w:p>
        </w:tc>
        <w:tc>
          <w:tcPr>
            <w:tcW w:w="0" w:type="auto"/>
            <w:vAlign w:val="center"/>
            <w:hideMark/>
          </w:tcPr>
          <w:p w14:paraId="032FC119" w14:textId="77777777" w:rsidR="00182BF4" w:rsidRPr="00182BF4" w:rsidRDefault="00182BF4" w:rsidP="00182BF4">
            <w:pPr>
              <w:pStyle w:val="NoSpacing"/>
            </w:pPr>
            <w:r w:rsidRPr="00182BF4">
              <w:t>Route to different departments based on "Invoice Amount".</w:t>
            </w:r>
          </w:p>
        </w:tc>
      </w:tr>
      <w:tr w:rsidR="00182BF4" w:rsidRPr="00182BF4" w14:paraId="24C89675" w14:textId="77777777" w:rsidTr="00182BF4">
        <w:trPr>
          <w:tblCellSpacing w:w="15" w:type="dxa"/>
        </w:trPr>
        <w:tc>
          <w:tcPr>
            <w:tcW w:w="0" w:type="auto"/>
            <w:vAlign w:val="center"/>
            <w:hideMark/>
          </w:tcPr>
          <w:p w14:paraId="2308C6DB" w14:textId="77777777" w:rsidR="00182BF4" w:rsidRPr="00182BF4" w:rsidRDefault="00182BF4" w:rsidP="00182BF4">
            <w:pPr>
              <w:pStyle w:val="NoSpacing"/>
            </w:pPr>
            <w:r w:rsidRPr="00182BF4">
              <w:rPr>
                <w:b/>
                <w:bCs/>
              </w:rPr>
              <w:t>Process (Process Step)</w:t>
            </w:r>
          </w:p>
        </w:tc>
        <w:tc>
          <w:tcPr>
            <w:tcW w:w="0" w:type="auto"/>
            <w:vAlign w:val="center"/>
            <w:hideMark/>
          </w:tcPr>
          <w:p w14:paraId="22C19235" w14:textId="77777777" w:rsidR="00182BF4" w:rsidRPr="00182BF4" w:rsidRDefault="00182BF4" w:rsidP="00182BF4">
            <w:pPr>
              <w:pStyle w:val="NoSpacing"/>
            </w:pPr>
            <w:r w:rsidRPr="00182BF4">
              <w:t>Executes automated back-end tasks such as setting values, promoting versions, or triggering other workflows.</w:t>
            </w:r>
          </w:p>
        </w:tc>
        <w:tc>
          <w:tcPr>
            <w:tcW w:w="0" w:type="auto"/>
            <w:vAlign w:val="center"/>
            <w:hideMark/>
          </w:tcPr>
          <w:p w14:paraId="7712BC24" w14:textId="77777777" w:rsidR="00182BF4" w:rsidRPr="00182BF4" w:rsidRDefault="00182BF4" w:rsidP="00182BF4">
            <w:pPr>
              <w:pStyle w:val="NoSpacing"/>
            </w:pPr>
            <w:r w:rsidRPr="00182BF4">
              <w:t>Automatically update a category field or promote a version.</w:t>
            </w:r>
          </w:p>
        </w:tc>
      </w:tr>
      <w:tr w:rsidR="00182BF4" w:rsidRPr="00182BF4" w14:paraId="32E02495" w14:textId="77777777" w:rsidTr="00182BF4">
        <w:trPr>
          <w:tblCellSpacing w:w="15" w:type="dxa"/>
        </w:trPr>
        <w:tc>
          <w:tcPr>
            <w:tcW w:w="0" w:type="auto"/>
            <w:vAlign w:val="center"/>
            <w:hideMark/>
          </w:tcPr>
          <w:p w14:paraId="3E40D734" w14:textId="77777777" w:rsidR="00182BF4" w:rsidRPr="00182BF4" w:rsidRDefault="00182BF4" w:rsidP="00182BF4">
            <w:pPr>
              <w:pStyle w:val="NoSpacing"/>
            </w:pPr>
            <w:r w:rsidRPr="00182BF4">
              <w:rPr>
                <w:b/>
                <w:bCs/>
              </w:rPr>
              <w:t>Item Handler</w:t>
            </w:r>
          </w:p>
        </w:tc>
        <w:tc>
          <w:tcPr>
            <w:tcW w:w="0" w:type="auto"/>
            <w:vAlign w:val="center"/>
            <w:hideMark/>
          </w:tcPr>
          <w:p w14:paraId="588CB16B" w14:textId="77777777" w:rsidR="00182BF4" w:rsidRPr="00182BF4" w:rsidRDefault="00182BF4" w:rsidP="00182BF4">
            <w:pPr>
              <w:pStyle w:val="NoSpacing"/>
            </w:pPr>
            <w:r w:rsidRPr="00182BF4">
              <w:t>Used to apply actions (e.g., category updates, document check-in/out) to workflow attachments.</w:t>
            </w:r>
          </w:p>
        </w:tc>
        <w:tc>
          <w:tcPr>
            <w:tcW w:w="0" w:type="auto"/>
            <w:vAlign w:val="center"/>
            <w:hideMark/>
          </w:tcPr>
          <w:p w14:paraId="287F334F" w14:textId="77777777" w:rsidR="00182BF4" w:rsidRPr="00182BF4" w:rsidRDefault="00182BF4" w:rsidP="00182BF4">
            <w:pPr>
              <w:pStyle w:val="NoSpacing"/>
            </w:pPr>
            <w:r w:rsidRPr="00182BF4">
              <w:t>Add/remove category metadata from an attached document.</w:t>
            </w:r>
          </w:p>
        </w:tc>
      </w:tr>
      <w:tr w:rsidR="00182BF4" w:rsidRPr="00182BF4" w14:paraId="79055414" w14:textId="77777777" w:rsidTr="00182BF4">
        <w:trPr>
          <w:tblCellSpacing w:w="15" w:type="dxa"/>
        </w:trPr>
        <w:tc>
          <w:tcPr>
            <w:tcW w:w="0" w:type="auto"/>
            <w:vAlign w:val="center"/>
            <w:hideMark/>
          </w:tcPr>
          <w:p w14:paraId="5BE83B86" w14:textId="77777777" w:rsidR="00182BF4" w:rsidRPr="00182BF4" w:rsidRDefault="00182BF4" w:rsidP="00182BF4">
            <w:pPr>
              <w:pStyle w:val="NoSpacing"/>
            </w:pPr>
            <w:r w:rsidRPr="00182BF4">
              <w:rPr>
                <w:b/>
                <w:bCs/>
              </w:rPr>
              <w:t>Form Task</w:t>
            </w:r>
          </w:p>
        </w:tc>
        <w:tc>
          <w:tcPr>
            <w:tcW w:w="0" w:type="auto"/>
            <w:vAlign w:val="center"/>
            <w:hideMark/>
          </w:tcPr>
          <w:p w14:paraId="774063E2" w14:textId="77777777" w:rsidR="00182BF4" w:rsidRPr="00182BF4" w:rsidRDefault="00182BF4" w:rsidP="00182BF4">
            <w:pPr>
              <w:pStyle w:val="NoSpacing"/>
            </w:pPr>
            <w:r w:rsidRPr="00182BF4">
              <w:t>Presents an e-Form (Smart View or Classic) for user input, which can guide workflow direction.</w:t>
            </w:r>
          </w:p>
        </w:tc>
        <w:tc>
          <w:tcPr>
            <w:tcW w:w="0" w:type="auto"/>
            <w:vAlign w:val="center"/>
            <w:hideMark/>
          </w:tcPr>
          <w:p w14:paraId="7C44DDFE" w14:textId="77777777" w:rsidR="00182BF4" w:rsidRPr="00182BF4" w:rsidRDefault="00182BF4" w:rsidP="00182BF4">
            <w:pPr>
              <w:pStyle w:val="NoSpacing"/>
            </w:pPr>
            <w:r w:rsidRPr="00182BF4">
              <w:t>Gather comments or update invoice details via a form.</w:t>
            </w:r>
          </w:p>
        </w:tc>
      </w:tr>
      <w:tr w:rsidR="00182BF4" w:rsidRPr="00182BF4" w14:paraId="054898FB" w14:textId="77777777" w:rsidTr="00182BF4">
        <w:trPr>
          <w:tblCellSpacing w:w="15" w:type="dxa"/>
        </w:trPr>
        <w:tc>
          <w:tcPr>
            <w:tcW w:w="0" w:type="auto"/>
            <w:vAlign w:val="center"/>
            <w:hideMark/>
          </w:tcPr>
          <w:p w14:paraId="5C777861" w14:textId="77777777" w:rsidR="00182BF4" w:rsidRPr="00182BF4" w:rsidRDefault="00182BF4" w:rsidP="00182BF4">
            <w:pPr>
              <w:pStyle w:val="NoSpacing"/>
            </w:pPr>
            <w:proofErr w:type="spellStart"/>
            <w:r w:rsidRPr="00182BF4">
              <w:rPr>
                <w:b/>
                <w:bCs/>
              </w:rPr>
              <w:t>WebReport</w:t>
            </w:r>
            <w:proofErr w:type="spellEnd"/>
          </w:p>
        </w:tc>
        <w:tc>
          <w:tcPr>
            <w:tcW w:w="0" w:type="auto"/>
            <w:vAlign w:val="center"/>
            <w:hideMark/>
          </w:tcPr>
          <w:p w14:paraId="6E51F77A" w14:textId="77777777" w:rsidR="00182BF4" w:rsidRPr="00182BF4" w:rsidRDefault="00182BF4" w:rsidP="00182BF4">
            <w:pPr>
              <w:pStyle w:val="NoSpacing"/>
            </w:pPr>
            <w:r w:rsidRPr="00182BF4">
              <w:t xml:space="preserve">Executes a </w:t>
            </w:r>
            <w:proofErr w:type="spellStart"/>
            <w:r w:rsidRPr="00182BF4">
              <w:t>WebReport</w:t>
            </w:r>
            <w:proofErr w:type="spellEnd"/>
            <w:r w:rsidRPr="00182BF4">
              <w:t xml:space="preserve"> mid-workflow to perform advanced logic, show data, or perform updates.</w:t>
            </w:r>
          </w:p>
        </w:tc>
        <w:tc>
          <w:tcPr>
            <w:tcW w:w="0" w:type="auto"/>
            <w:vAlign w:val="center"/>
            <w:hideMark/>
          </w:tcPr>
          <w:p w14:paraId="59900625" w14:textId="77777777" w:rsidR="00182BF4" w:rsidRPr="00182BF4" w:rsidRDefault="00182BF4" w:rsidP="00182BF4">
            <w:pPr>
              <w:pStyle w:val="NoSpacing"/>
            </w:pPr>
            <w:r w:rsidRPr="00182BF4">
              <w:t xml:space="preserve">Run a </w:t>
            </w:r>
            <w:proofErr w:type="spellStart"/>
            <w:r w:rsidRPr="00182BF4">
              <w:t>WebReport</w:t>
            </w:r>
            <w:proofErr w:type="spellEnd"/>
            <w:r w:rsidRPr="00182BF4">
              <w:t xml:space="preserve"> to fetch user data, update metadata, or email reports.</w:t>
            </w:r>
          </w:p>
        </w:tc>
      </w:tr>
      <w:tr w:rsidR="00182BF4" w:rsidRPr="00182BF4" w14:paraId="68967485" w14:textId="77777777" w:rsidTr="00182BF4">
        <w:trPr>
          <w:tblCellSpacing w:w="15" w:type="dxa"/>
        </w:trPr>
        <w:tc>
          <w:tcPr>
            <w:tcW w:w="0" w:type="auto"/>
            <w:vAlign w:val="center"/>
            <w:hideMark/>
          </w:tcPr>
          <w:p w14:paraId="4D217900" w14:textId="77777777" w:rsidR="00182BF4" w:rsidRPr="00182BF4" w:rsidRDefault="00182BF4" w:rsidP="00182BF4">
            <w:pPr>
              <w:pStyle w:val="NoSpacing"/>
            </w:pPr>
            <w:r w:rsidRPr="00182BF4">
              <w:rPr>
                <w:b/>
                <w:bCs/>
              </w:rPr>
              <w:t>Delay</w:t>
            </w:r>
          </w:p>
        </w:tc>
        <w:tc>
          <w:tcPr>
            <w:tcW w:w="0" w:type="auto"/>
            <w:vAlign w:val="center"/>
            <w:hideMark/>
          </w:tcPr>
          <w:p w14:paraId="182BC819" w14:textId="77777777" w:rsidR="00182BF4" w:rsidRPr="00182BF4" w:rsidRDefault="00182BF4" w:rsidP="00182BF4">
            <w:pPr>
              <w:pStyle w:val="NoSpacing"/>
            </w:pPr>
            <w:r w:rsidRPr="00182BF4">
              <w:t>Pauses the workflow for a set duration (hours/days).</w:t>
            </w:r>
          </w:p>
        </w:tc>
        <w:tc>
          <w:tcPr>
            <w:tcW w:w="0" w:type="auto"/>
            <w:vAlign w:val="center"/>
            <w:hideMark/>
          </w:tcPr>
          <w:p w14:paraId="62A82B6A" w14:textId="77777777" w:rsidR="00182BF4" w:rsidRPr="00182BF4" w:rsidRDefault="00182BF4" w:rsidP="00182BF4">
            <w:pPr>
              <w:pStyle w:val="NoSpacing"/>
            </w:pPr>
            <w:r w:rsidRPr="00182BF4">
              <w:t>Wait 24 hours before sending escalation.</w:t>
            </w:r>
          </w:p>
        </w:tc>
      </w:tr>
      <w:tr w:rsidR="00182BF4" w:rsidRPr="00182BF4" w14:paraId="24933D37" w14:textId="77777777" w:rsidTr="00182BF4">
        <w:trPr>
          <w:tblCellSpacing w:w="15" w:type="dxa"/>
        </w:trPr>
        <w:tc>
          <w:tcPr>
            <w:tcW w:w="0" w:type="auto"/>
            <w:vAlign w:val="center"/>
            <w:hideMark/>
          </w:tcPr>
          <w:p w14:paraId="6F010B8C" w14:textId="77777777" w:rsidR="00182BF4" w:rsidRPr="00182BF4" w:rsidRDefault="00182BF4" w:rsidP="00182BF4">
            <w:pPr>
              <w:pStyle w:val="NoSpacing"/>
            </w:pPr>
            <w:r w:rsidRPr="00182BF4">
              <w:rPr>
                <w:b/>
                <w:bCs/>
              </w:rPr>
              <w:t>End</w:t>
            </w:r>
          </w:p>
        </w:tc>
        <w:tc>
          <w:tcPr>
            <w:tcW w:w="0" w:type="auto"/>
            <w:vAlign w:val="center"/>
            <w:hideMark/>
          </w:tcPr>
          <w:p w14:paraId="1624F605" w14:textId="77777777" w:rsidR="00182BF4" w:rsidRPr="00182BF4" w:rsidRDefault="00182BF4" w:rsidP="00182BF4">
            <w:pPr>
              <w:pStyle w:val="NoSpacing"/>
            </w:pPr>
            <w:r w:rsidRPr="00182BF4">
              <w:t>Marks the completion of a workflow.</w:t>
            </w:r>
          </w:p>
        </w:tc>
        <w:tc>
          <w:tcPr>
            <w:tcW w:w="0" w:type="auto"/>
            <w:vAlign w:val="center"/>
            <w:hideMark/>
          </w:tcPr>
          <w:p w14:paraId="22FED08C" w14:textId="77777777" w:rsidR="00182BF4" w:rsidRPr="00182BF4" w:rsidRDefault="00182BF4" w:rsidP="00182BF4">
            <w:pPr>
              <w:pStyle w:val="NoSpacing"/>
            </w:pPr>
            <w:r w:rsidRPr="00182BF4">
              <w:t>Used when no more steps remain.</w:t>
            </w:r>
          </w:p>
        </w:tc>
      </w:tr>
      <w:tr w:rsidR="00182BF4" w:rsidRPr="00182BF4" w14:paraId="5CF22E73" w14:textId="77777777" w:rsidTr="00182BF4">
        <w:trPr>
          <w:tblCellSpacing w:w="15" w:type="dxa"/>
        </w:trPr>
        <w:tc>
          <w:tcPr>
            <w:tcW w:w="0" w:type="auto"/>
            <w:vAlign w:val="center"/>
            <w:hideMark/>
          </w:tcPr>
          <w:p w14:paraId="3FA01CDB" w14:textId="77777777" w:rsidR="00182BF4" w:rsidRPr="00182BF4" w:rsidRDefault="00182BF4" w:rsidP="00182BF4">
            <w:pPr>
              <w:pStyle w:val="NoSpacing"/>
            </w:pPr>
            <w:r w:rsidRPr="00182BF4">
              <w:rPr>
                <w:b/>
                <w:bCs/>
              </w:rPr>
              <w:t xml:space="preserve">Sub-Workflow (or </w:t>
            </w:r>
            <w:proofErr w:type="spellStart"/>
            <w:r w:rsidRPr="00182BF4">
              <w:rPr>
                <w:b/>
                <w:bCs/>
              </w:rPr>
              <w:t>SubProcess</w:t>
            </w:r>
            <w:proofErr w:type="spellEnd"/>
            <w:r w:rsidRPr="00182BF4">
              <w:rPr>
                <w:b/>
                <w:bCs/>
              </w:rPr>
              <w:t>)</w:t>
            </w:r>
          </w:p>
        </w:tc>
        <w:tc>
          <w:tcPr>
            <w:tcW w:w="0" w:type="auto"/>
            <w:vAlign w:val="center"/>
            <w:hideMark/>
          </w:tcPr>
          <w:p w14:paraId="7C7FC809" w14:textId="77777777" w:rsidR="00182BF4" w:rsidRPr="00182BF4" w:rsidRDefault="00182BF4" w:rsidP="00182BF4">
            <w:pPr>
              <w:pStyle w:val="NoSpacing"/>
            </w:pPr>
            <w:r w:rsidRPr="00182BF4">
              <w:t>Invokes a separate workflow from the current one. Can pass parameters and resume on completion.</w:t>
            </w:r>
          </w:p>
        </w:tc>
        <w:tc>
          <w:tcPr>
            <w:tcW w:w="0" w:type="auto"/>
            <w:vAlign w:val="center"/>
            <w:hideMark/>
          </w:tcPr>
          <w:p w14:paraId="4D29F03D" w14:textId="77777777" w:rsidR="00182BF4" w:rsidRPr="00182BF4" w:rsidRDefault="00182BF4" w:rsidP="00182BF4">
            <w:pPr>
              <w:pStyle w:val="NoSpacing"/>
            </w:pPr>
            <w:r w:rsidRPr="00182BF4">
              <w:t>Send a document for legal review in a separate workflow.</w:t>
            </w:r>
          </w:p>
        </w:tc>
      </w:tr>
      <w:tr w:rsidR="00182BF4" w:rsidRPr="00182BF4" w14:paraId="5A52E8E9" w14:textId="77777777" w:rsidTr="00182BF4">
        <w:trPr>
          <w:tblCellSpacing w:w="15" w:type="dxa"/>
        </w:trPr>
        <w:tc>
          <w:tcPr>
            <w:tcW w:w="0" w:type="auto"/>
            <w:vAlign w:val="center"/>
            <w:hideMark/>
          </w:tcPr>
          <w:p w14:paraId="51ECC6E5" w14:textId="77777777" w:rsidR="00182BF4" w:rsidRPr="00182BF4" w:rsidRDefault="00182BF4" w:rsidP="00182BF4">
            <w:pPr>
              <w:pStyle w:val="NoSpacing"/>
            </w:pPr>
            <w:r w:rsidRPr="00182BF4">
              <w:rPr>
                <w:b/>
                <w:bCs/>
              </w:rPr>
              <w:t>Synchronization</w:t>
            </w:r>
          </w:p>
        </w:tc>
        <w:tc>
          <w:tcPr>
            <w:tcW w:w="0" w:type="auto"/>
            <w:vAlign w:val="center"/>
            <w:hideMark/>
          </w:tcPr>
          <w:p w14:paraId="03972639" w14:textId="77777777" w:rsidR="00182BF4" w:rsidRPr="00182BF4" w:rsidRDefault="00182BF4" w:rsidP="00182BF4">
            <w:pPr>
              <w:pStyle w:val="NoSpacing"/>
            </w:pPr>
            <w:r w:rsidRPr="00182BF4">
              <w:t>Waits until multiple parallel paths merge before continuing.</w:t>
            </w:r>
          </w:p>
        </w:tc>
        <w:tc>
          <w:tcPr>
            <w:tcW w:w="0" w:type="auto"/>
            <w:vAlign w:val="center"/>
            <w:hideMark/>
          </w:tcPr>
          <w:p w14:paraId="58A202D1" w14:textId="77777777" w:rsidR="00182BF4" w:rsidRPr="00182BF4" w:rsidRDefault="00182BF4" w:rsidP="00182BF4">
            <w:pPr>
              <w:pStyle w:val="NoSpacing"/>
            </w:pPr>
            <w:r w:rsidRPr="00182BF4">
              <w:t>Ensure two departments approve before moving to the next step.</w:t>
            </w:r>
          </w:p>
        </w:tc>
      </w:tr>
      <w:tr w:rsidR="00182BF4" w:rsidRPr="00182BF4" w14:paraId="49571536" w14:textId="77777777" w:rsidTr="00182BF4">
        <w:trPr>
          <w:tblCellSpacing w:w="15" w:type="dxa"/>
        </w:trPr>
        <w:tc>
          <w:tcPr>
            <w:tcW w:w="0" w:type="auto"/>
            <w:vAlign w:val="center"/>
            <w:hideMark/>
          </w:tcPr>
          <w:p w14:paraId="39BE1C72" w14:textId="77777777" w:rsidR="00182BF4" w:rsidRPr="00182BF4" w:rsidRDefault="00182BF4" w:rsidP="00182BF4">
            <w:pPr>
              <w:pStyle w:val="NoSpacing"/>
            </w:pPr>
            <w:r w:rsidRPr="00182BF4">
              <w:rPr>
                <w:b/>
                <w:bCs/>
              </w:rPr>
              <w:t>Dispatcher (User Dispatcher)</w:t>
            </w:r>
          </w:p>
        </w:tc>
        <w:tc>
          <w:tcPr>
            <w:tcW w:w="0" w:type="auto"/>
            <w:vAlign w:val="center"/>
            <w:hideMark/>
          </w:tcPr>
          <w:p w14:paraId="4D56072C" w14:textId="77777777" w:rsidR="00182BF4" w:rsidRPr="00182BF4" w:rsidRDefault="00182BF4" w:rsidP="00182BF4">
            <w:pPr>
              <w:pStyle w:val="NoSpacing"/>
            </w:pPr>
            <w:r w:rsidRPr="00182BF4">
              <w:t>Assigns tasks dynamically to one member of a group (round robin, random, or load-based).</w:t>
            </w:r>
          </w:p>
        </w:tc>
        <w:tc>
          <w:tcPr>
            <w:tcW w:w="0" w:type="auto"/>
            <w:vAlign w:val="center"/>
            <w:hideMark/>
          </w:tcPr>
          <w:p w14:paraId="785E00F1" w14:textId="77777777" w:rsidR="00182BF4" w:rsidRPr="00182BF4" w:rsidRDefault="00182BF4" w:rsidP="00182BF4">
            <w:pPr>
              <w:pStyle w:val="NoSpacing"/>
            </w:pPr>
            <w:r w:rsidRPr="00182BF4">
              <w:t>Assign tickets to an available support agent.</w:t>
            </w:r>
          </w:p>
        </w:tc>
      </w:tr>
      <w:tr w:rsidR="00182BF4" w:rsidRPr="00182BF4" w14:paraId="4DB8A867" w14:textId="77777777" w:rsidTr="00182BF4">
        <w:trPr>
          <w:tblCellSpacing w:w="15" w:type="dxa"/>
        </w:trPr>
        <w:tc>
          <w:tcPr>
            <w:tcW w:w="0" w:type="auto"/>
            <w:vAlign w:val="center"/>
            <w:hideMark/>
          </w:tcPr>
          <w:p w14:paraId="2CD5959B" w14:textId="77777777" w:rsidR="00182BF4" w:rsidRPr="00182BF4" w:rsidRDefault="00182BF4" w:rsidP="00182BF4">
            <w:pPr>
              <w:pStyle w:val="NoSpacing"/>
            </w:pPr>
            <w:r w:rsidRPr="00182BF4">
              <w:rPr>
                <w:b/>
                <w:bCs/>
              </w:rPr>
              <w:lastRenderedPageBreak/>
              <w:t>Form Evaluation</w:t>
            </w:r>
          </w:p>
        </w:tc>
        <w:tc>
          <w:tcPr>
            <w:tcW w:w="0" w:type="auto"/>
            <w:vAlign w:val="center"/>
            <w:hideMark/>
          </w:tcPr>
          <w:p w14:paraId="18D91EBF" w14:textId="77777777" w:rsidR="00182BF4" w:rsidRPr="00182BF4" w:rsidRDefault="00182BF4" w:rsidP="00182BF4">
            <w:pPr>
              <w:pStyle w:val="NoSpacing"/>
            </w:pPr>
            <w:r w:rsidRPr="00182BF4">
              <w:t>Evaluates form data (like Evaluate Step but specific to Forms).</w:t>
            </w:r>
          </w:p>
        </w:tc>
        <w:tc>
          <w:tcPr>
            <w:tcW w:w="0" w:type="auto"/>
            <w:vAlign w:val="center"/>
            <w:hideMark/>
          </w:tcPr>
          <w:p w14:paraId="5C7D4B25" w14:textId="77777777" w:rsidR="00182BF4" w:rsidRPr="00182BF4" w:rsidRDefault="00182BF4" w:rsidP="00182BF4">
            <w:pPr>
              <w:pStyle w:val="NoSpacing"/>
            </w:pPr>
            <w:r w:rsidRPr="00182BF4">
              <w:t>Route form to correct department based on field values.</w:t>
            </w:r>
          </w:p>
        </w:tc>
      </w:tr>
      <w:tr w:rsidR="00182BF4" w:rsidRPr="00182BF4" w14:paraId="37B9AAC6" w14:textId="77777777" w:rsidTr="00182BF4">
        <w:trPr>
          <w:tblCellSpacing w:w="15" w:type="dxa"/>
        </w:trPr>
        <w:tc>
          <w:tcPr>
            <w:tcW w:w="0" w:type="auto"/>
            <w:vAlign w:val="center"/>
            <w:hideMark/>
          </w:tcPr>
          <w:p w14:paraId="402148B7" w14:textId="77777777" w:rsidR="00182BF4" w:rsidRPr="00182BF4" w:rsidRDefault="00182BF4" w:rsidP="00182BF4">
            <w:pPr>
              <w:pStyle w:val="NoSpacing"/>
            </w:pPr>
            <w:r w:rsidRPr="00182BF4">
              <w:rPr>
                <w:b/>
                <w:bCs/>
              </w:rPr>
              <w:t>Script Step (Advanced)</w:t>
            </w:r>
          </w:p>
        </w:tc>
        <w:tc>
          <w:tcPr>
            <w:tcW w:w="0" w:type="auto"/>
            <w:vAlign w:val="center"/>
            <w:hideMark/>
          </w:tcPr>
          <w:p w14:paraId="57EF7164" w14:textId="77777777" w:rsidR="00182BF4" w:rsidRPr="00182BF4" w:rsidRDefault="00182BF4" w:rsidP="00182BF4">
            <w:pPr>
              <w:pStyle w:val="NoSpacing"/>
            </w:pPr>
            <w:r w:rsidRPr="00182BF4">
              <w:t xml:space="preserve">Executes custom </w:t>
            </w:r>
            <w:proofErr w:type="spellStart"/>
            <w:r w:rsidRPr="00182BF4">
              <w:t>OScript</w:t>
            </w:r>
            <w:proofErr w:type="spellEnd"/>
            <w:r w:rsidRPr="00182BF4">
              <w:t xml:space="preserve"> or JavaScript logic (less common, requires dev setup).</w:t>
            </w:r>
          </w:p>
        </w:tc>
        <w:tc>
          <w:tcPr>
            <w:tcW w:w="0" w:type="auto"/>
            <w:vAlign w:val="center"/>
            <w:hideMark/>
          </w:tcPr>
          <w:p w14:paraId="17DDEC29" w14:textId="77777777" w:rsidR="00182BF4" w:rsidRPr="00182BF4" w:rsidRDefault="00182BF4" w:rsidP="00182BF4">
            <w:pPr>
              <w:pStyle w:val="NoSpacing"/>
            </w:pPr>
            <w:r w:rsidRPr="00182BF4">
              <w:t>Integration with external APIs or systems.</w:t>
            </w:r>
          </w:p>
        </w:tc>
      </w:tr>
    </w:tbl>
    <w:p w14:paraId="53905B03" w14:textId="77777777" w:rsidR="00182BF4" w:rsidRDefault="00182BF4" w:rsidP="004D5FC7">
      <w:pPr>
        <w:pStyle w:val="NoSpacing"/>
      </w:pPr>
    </w:p>
    <w:p w14:paraId="2324A43D" w14:textId="3494B23E" w:rsidR="00BC78D8" w:rsidRDefault="00BC78D8" w:rsidP="004D5FC7">
      <w:pPr>
        <w:pStyle w:val="NoSpacing"/>
      </w:pPr>
      <w:r w:rsidRPr="00BC78D8">
        <w:rPr>
          <w:noProof/>
        </w:rPr>
        <w:drawing>
          <wp:inline distT="0" distB="0" distL="0" distR="0" wp14:anchorId="4786CC44" wp14:editId="09BBFBBA">
            <wp:extent cx="5731510" cy="2127250"/>
            <wp:effectExtent l="0" t="0" r="2540" b="6350"/>
            <wp:docPr id="214016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69520" name=""/>
                    <pic:cNvPicPr/>
                  </pic:nvPicPr>
                  <pic:blipFill>
                    <a:blip r:embed="rId41"/>
                    <a:stretch>
                      <a:fillRect/>
                    </a:stretch>
                  </pic:blipFill>
                  <pic:spPr>
                    <a:xfrm>
                      <a:off x="0" y="0"/>
                      <a:ext cx="5731510" cy="2127250"/>
                    </a:xfrm>
                    <a:prstGeom prst="rect">
                      <a:avLst/>
                    </a:prstGeom>
                  </pic:spPr>
                </pic:pic>
              </a:graphicData>
            </a:graphic>
          </wp:inline>
        </w:drawing>
      </w:r>
    </w:p>
    <w:p w14:paraId="3B5661B6" w14:textId="3B382BC4" w:rsidR="009E2A06" w:rsidRDefault="009E2A06" w:rsidP="004D5FC7">
      <w:pPr>
        <w:pStyle w:val="NoSpacing"/>
      </w:pPr>
      <w:r w:rsidRPr="009E2A06">
        <w:rPr>
          <w:noProof/>
        </w:rPr>
        <w:drawing>
          <wp:inline distT="0" distB="0" distL="0" distR="0" wp14:anchorId="74F3DF15" wp14:editId="6A847FB5">
            <wp:extent cx="5731510" cy="4239260"/>
            <wp:effectExtent l="0" t="0" r="2540" b="8890"/>
            <wp:docPr id="1330570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70051" name="Picture 1" descr="A screenshot of a computer&#10;&#10;AI-generated content may be incorrect."/>
                    <pic:cNvPicPr/>
                  </pic:nvPicPr>
                  <pic:blipFill>
                    <a:blip r:embed="rId42"/>
                    <a:stretch>
                      <a:fillRect/>
                    </a:stretch>
                  </pic:blipFill>
                  <pic:spPr>
                    <a:xfrm>
                      <a:off x="0" y="0"/>
                      <a:ext cx="5731510" cy="4239260"/>
                    </a:xfrm>
                    <a:prstGeom prst="rect">
                      <a:avLst/>
                    </a:prstGeom>
                  </pic:spPr>
                </pic:pic>
              </a:graphicData>
            </a:graphic>
          </wp:inline>
        </w:drawing>
      </w:r>
    </w:p>
    <w:tbl>
      <w:tblPr>
        <w:tblW w:w="5000" w:type="pct"/>
        <w:tblCellSpacing w:w="0" w:type="dxa"/>
        <w:shd w:val="clear" w:color="auto" w:fill="FFFFFF"/>
        <w:tblCellMar>
          <w:top w:w="10" w:type="dxa"/>
          <w:left w:w="10" w:type="dxa"/>
          <w:bottom w:w="10" w:type="dxa"/>
          <w:right w:w="10" w:type="dxa"/>
        </w:tblCellMar>
        <w:tblLook w:val="04A0" w:firstRow="1" w:lastRow="0" w:firstColumn="1" w:lastColumn="0" w:noHBand="0" w:noVBand="1"/>
      </w:tblPr>
      <w:tblGrid>
        <w:gridCol w:w="500"/>
        <w:gridCol w:w="8526"/>
      </w:tblGrid>
      <w:tr w:rsidR="00123215" w:rsidRPr="00123215" w14:paraId="1AC356C4" w14:textId="77777777" w:rsidTr="00123215">
        <w:trPr>
          <w:tblCellSpacing w:w="0" w:type="dxa"/>
        </w:trPr>
        <w:tc>
          <w:tcPr>
            <w:tcW w:w="0" w:type="auto"/>
            <w:shd w:val="clear" w:color="auto" w:fill="FFFFFF"/>
            <w:noWrap/>
            <w:hideMark/>
          </w:tcPr>
          <w:p w14:paraId="3537ED9D" w14:textId="6FA52881" w:rsidR="00123215" w:rsidRPr="00123215" w:rsidRDefault="00123215" w:rsidP="00123215">
            <w:pPr>
              <w:pStyle w:val="NoSpacing"/>
            </w:pPr>
            <w:r w:rsidRPr="00123215">
              <w:rPr>
                <w:noProof/>
              </w:rPr>
              <w:drawing>
                <wp:inline distT="0" distB="0" distL="0" distR="0" wp14:anchorId="03A6E8A6" wp14:editId="166D06A8">
                  <wp:extent cx="304800" cy="304800"/>
                  <wp:effectExtent l="0" t="0" r="0" b="0"/>
                  <wp:docPr id="1474843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5000" w:type="pct"/>
            <w:shd w:val="clear" w:color="auto" w:fill="FFFFFF"/>
            <w:vAlign w:val="center"/>
            <w:hideMark/>
          </w:tcPr>
          <w:p w14:paraId="3DA37A8D" w14:textId="77777777" w:rsidR="00123215" w:rsidRPr="00123215" w:rsidRDefault="00123215" w:rsidP="00123215">
            <w:pPr>
              <w:pStyle w:val="NoSpacing"/>
              <w:rPr>
                <w:b/>
                <w:bCs/>
              </w:rPr>
            </w:pPr>
            <w:r w:rsidRPr="00123215">
              <w:rPr>
                <w:b/>
                <w:bCs/>
              </w:rPr>
              <w:t>Defining Steps and Links</w:t>
            </w:r>
          </w:p>
          <w:p w14:paraId="43A136E2" w14:textId="77777777" w:rsidR="00123215" w:rsidRPr="00123215" w:rsidRDefault="00123215" w:rsidP="00123215">
            <w:pPr>
              <w:pStyle w:val="NoSpacing"/>
              <w:rPr>
                <w:b/>
                <w:bCs/>
              </w:rPr>
            </w:pPr>
            <w:r w:rsidRPr="00123215">
              <w:rPr>
                <w:b/>
                <w:bCs/>
              </w:rPr>
              <w:t>Defining an Evaluate Step</w:t>
            </w:r>
          </w:p>
        </w:tc>
      </w:tr>
    </w:tbl>
    <w:p w14:paraId="52E46ECD" w14:textId="77777777" w:rsidR="00123215" w:rsidRPr="00123215" w:rsidRDefault="00123215" w:rsidP="00123215">
      <w:pPr>
        <w:pStyle w:val="NoSpacing"/>
      </w:pPr>
      <w:bookmarkStart w:id="49" w:name="TMPID3136"/>
      <w:bookmarkEnd w:id="49"/>
      <w:r w:rsidRPr="00123215">
        <w:t>When you define an </w:t>
      </w:r>
      <w:r w:rsidRPr="00123215">
        <w:rPr>
          <w:b/>
          <w:bCs/>
        </w:rPr>
        <w:t>Evaluate</w:t>
      </w:r>
      <w:r w:rsidRPr="00123215">
        <w:t> step, you must by specifying the following information:</w:t>
      </w:r>
    </w:p>
    <w:p w14:paraId="207B80E5" w14:textId="77777777" w:rsidR="00123215" w:rsidRPr="00123215" w:rsidRDefault="00123215" w:rsidP="00123215">
      <w:pPr>
        <w:pStyle w:val="NoSpacing"/>
        <w:numPr>
          <w:ilvl w:val="0"/>
          <w:numId w:val="5"/>
        </w:numPr>
      </w:pPr>
      <w:bookmarkStart w:id="50" w:name="AEN2635"/>
      <w:bookmarkStart w:id="51" w:name="TMPID3140"/>
      <w:bookmarkEnd w:id="50"/>
      <w:bookmarkEnd w:id="51"/>
      <w:r w:rsidRPr="00123215">
        <w:t>A step name.</w:t>
      </w:r>
    </w:p>
    <w:p w14:paraId="3D0CA38A" w14:textId="77777777" w:rsidR="00123215" w:rsidRPr="00123215" w:rsidRDefault="00123215" w:rsidP="00123215">
      <w:pPr>
        <w:pStyle w:val="NoSpacing"/>
        <w:numPr>
          <w:ilvl w:val="0"/>
          <w:numId w:val="5"/>
        </w:numPr>
      </w:pPr>
      <w:bookmarkStart w:id="52" w:name="AEN2637"/>
      <w:bookmarkStart w:id="53" w:name="TMPID3142"/>
      <w:bookmarkEnd w:id="52"/>
      <w:bookmarkEnd w:id="53"/>
      <w:r w:rsidRPr="00123215">
        <w:lastRenderedPageBreak/>
        <w:t>Whether Content Server must recalculate the Workflow Map due dates after the step is processed.</w:t>
      </w:r>
    </w:p>
    <w:p w14:paraId="28EAB083" w14:textId="77777777" w:rsidR="00123215" w:rsidRPr="00123215" w:rsidRDefault="00123215" w:rsidP="00123215">
      <w:pPr>
        <w:pStyle w:val="NoSpacing"/>
        <w:numPr>
          <w:ilvl w:val="0"/>
          <w:numId w:val="5"/>
        </w:numPr>
      </w:pPr>
      <w:bookmarkStart w:id="54" w:name="AEN2641"/>
      <w:bookmarkStart w:id="55" w:name="TMPID3147"/>
      <w:bookmarkEnd w:id="54"/>
      <w:bookmarkEnd w:id="55"/>
      <w:r w:rsidRPr="00123215">
        <w:t>The conditional statements you create in the Expression Builder that the step uses to determine how to route the Workflow.</w:t>
      </w:r>
    </w:p>
    <w:p w14:paraId="3C3216EB" w14:textId="77777777" w:rsidR="00123215" w:rsidRDefault="00123215" w:rsidP="004D5FC7">
      <w:pPr>
        <w:pStyle w:val="NoSpacing"/>
      </w:pPr>
    </w:p>
    <w:p w14:paraId="21D63C3F" w14:textId="4FF5BCE2" w:rsidR="00DB4D80" w:rsidRDefault="00DB4D80" w:rsidP="004D5FC7">
      <w:pPr>
        <w:pStyle w:val="NoSpacing"/>
      </w:pPr>
      <w:r w:rsidRPr="00DB4D80">
        <w:rPr>
          <w:noProof/>
        </w:rPr>
        <w:drawing>
          <wp:inline distT="0" distB="0" distL="0" distR="0" wp14:anchorId="215BF7A8" wp14:editId="4FBBBA76">
            <wp:extent cx="5731510" cy="1814830"/>
            <wp:effectExtent l="0" t="0" r="2540" b="0"/>
            <wp:docPr id="15071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3174" name=""/>
                    <pic:cNvPicPr/>
                  </pic:nvPicPr>
                  <pic:blipFill>
                    <a:blip r:embed="rId43"/>
                    <a:stretch>
                      <a:fillRect/>
                    </a:stretch>
                  </pic:blipFill>
                  <pic:spPr>
                    <a:xfrm>
                      <a:off x="0" y="0"/>
                      <a:ext cx="5731510" cy="1814830"/>
                    </a:xfrm>
                    <a:prstGeom prst="rect">
                      <a:avLst/>
                    </a:prstGeom>
                  </pic:spPr>
                </pic:pic>
              </a:graphicData>
            </a:graphic>
          </wp:inline>
        </w:drawing>
      </w:r>
    </w:p>
    <w:p w14:paraId="6C7BFE11" w14:textId="6DFABC36" w:rsidR="002F7A2F" w:rsidRDefault="002F7A2F" w:rsidP="004D5FC7">
      <w:pPr>
        <w:pStyle w:val="NoSpacing"/>
        <w:rPr>
          <w:ins w:id="56" w:author="Uday saith" w:date="2025-06-22T14:51:00Z" w16du:dateUtc="2025-06-22T09:21:00Z"/>
        </w:rPr>
      </w:pPr>
      <w:r w:rsidRPr="002F7A2F">
        <w:rPr>
          <w:noProof/>
        </w:rPr>
        <w:drawing>
          <wp:inline distT="0" distB="0" distL="0" distR="0" wp14:anchorId="4713622C" wp14:editId="537BB7A0">
            <wp:extent cx="5486137" cy="2546350"/>
            <wp:effectExtent l="0" t="0" r="635" b="6350"/>
            <wp:docPr id="814639201"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39201" name="Picture 1" descr="A screenshot of a white text&#10;&#10;AI-generated content may be incorrect."/>
                    <pic:cNvPicPr/>
                  </pic:nvPicPr>
                  <pic:blipFill>
                    <a:blip r:embed="rId44"/>
                    <a:stretch>
                      <a:fillRect/>
                    </a:stretch>
                  </pic:blipFill>
                  <pic:spPr>
                    <a:xfrm>
                      <a:off x="0" y="0"/>
                      <a:ext cx="5515896" cy="2560162"/>
                    </a:xfrm>
                    <a:prstGeom prst="rect">
                      <a:avLst/>
                    </a:prstGeom>
                  </pic:spPr>
                </pic:pic>
              </a:graphicData>
            </a:graphic>
          </wp:inline>
        </w:drawing>
      </w:r>
    </w:p>
    <w:p w14:paraId="1F11B50D" w14:textId="77777777" w:rsidR="005E132C" w:rsidRDefault="005E132C" w:rsidP="004D5FC7">
      <w:pPr>
        <w:pStyle w:val="NoSpacing"/>
        <w:rPr>
          <w:ins w:id="57" w:author="Uday saith" w:date="2025-06-22T14:51:00Z" w16du:dateUtc="2025-06-22T09:21:00Z"/>
        </w:rPr>
      </w:pPr>
    </w:p>
    <w:p w14:paraId="09ACE471" w14:textId="77777777" w:rsidR="0077014D" w:rsidRPr="0077014D" w:rsidRDefault="0077014D" w:rsidP="0077014D">
      <w:pPr>
        <w:pStyle w:val="NoSpacing"/>
        <w:rPr>
          <w:ins w:id="58" w:author="Uday saith" w:date="2025-06-22T14:51:00Z" w16du:dateUtc="2025-06-22T09:21:00Z"/>
          <w:b/>
          <w:bCs/>
        </w:rPr>
      </w:pPr>
      <w:ins w:id="59" w:author="Uday saith" w:date="2025-06-22T14:51:00Z" w16du:dateUtc="2025-06-22T09:21:00Z">
        <w:r w:rsidRPr="0077014D">
          <w:rPr>
            <w:rFonts w:ascii="Segoe UI Emoji" w:hAnsi="Segoe UI Emoji" w:cs="Segoe UI Emoji"/>
            <w:b/>
            <w:bCs/>
          </w:rPr>
          <w:t>✅</w:t>
        </w:r>
        <w:r w:rsidRPr="0077014D">
          <w:rPr>
            <w:b/>
            <w:bCs/>
          </w:rPr>
          <w:t xml:space="preserve"> Frontend in Content Server</w:t>
        </w:r>
      </w:ins>
    </w:p>
    <w:p w14:paraId="48C4843D" w14:textId="77777777" w:rsidR="0077014D" w:rsidRPr="0077014D" w:rsidRDefault="0077014D" w:rsidP="0077014D">
      <w:pPr>
        <w:pStyle w:val="NoSpacing"/>
        <w:rPr>
          <w:ins w:id="60" w:author="Uday saith" w:date="2025-06-22T14:51:00Z" w16du:dateUtc="2025-06-22T09:21:00Z"/>
        </w:rPr>
      </w:pPr>
      <w:ins w:id="61" w:author="Uday saith" w:date="2025-06-22T14:51:00Z" w16du:dateUtc="2025-06-22T09:21:00Z">
        <w:r w:rsidRPr="0077014D">
          <w:rPr>
            <w:b/>
            <w:bCs/>
          </w:rPr>
          <w:t>Definition</w:t>
        </w:r>
        <w:r w:rsidRPr="0077014D">
          <w:t>:</w:t>
        </w:r>
        <w:r w:rsidRPr="0077014D">
          <w:br/>
          <w:t xml:space="preserve">The </w:t>
        </w:r>
        <w:r w:rsidRPr="0077014D">
          <w:rPr>
            <w:b/>
            <w:bCs/>
          </w:rPr>
          <w:t>frontend</w:t>
        </w:r>
        <w:r w:rsidRPr="0077014D">
          <w:t xml:space="preserve"> is what users see and interact with — like the </w:t>
        </w:r>
        <w:r w:rsidRPr="0077014D">
          <w:rPr>
            <w:b/>
            <w:bCs/>
          </w:rPr>
          <w:t>Content Server web interface</w:t>
        </w:r>
        <w:r w:rsidRPr="0077014D">
          <w:t xml:space="preserve"> where they open folders, upload documents, start workflows, or run reports.</w:t>
        </w:r>
      </w:ins>
    </w:p>
    <w:p w14:paraId="3611F30D" w14:textId="77777777" w:rsidR="0077014D" w:rsidRPr="0077014D" w:rsidRDefault="0077014D" w:rsidP="0077014D">
      <w:pPr>
        <w:pStyle w:val="NoSpacing"/>
        <w:rPr>
          <w:ins w:id="62" w:author="Uday saith" w:date="2025-06-22T14:51:00Z" w16du:dateUtc="2025-06-22T09:21:00Z"/>
        </w:rPr>
      </w:pPr>
      <w:ins w:id="63" w:author="Uday saith" w:date="2025-06-22T14:51:00Z" w16du:dateUtc="2025-06-22T09:21:00Z">
        <w:r w:rsidRPr="0077014D">
          <w:rPr>
            <w:b/>
            <w:bCs/>
          </w:rPr>
          <w:t>Example Use Case</w:t>
        </w:r>
        <w:r w:rsidRPr="0077014D">
          <w:t>:</w:t>
        </w:r>
        <w:r w:rsidRPr="0077014D">
          <w:br/>
          <w:t xml:space="preserve">A user logs in to Content Server, opens a workspace, uploads a document, and starts a workflow. All these actions are done through the </w:t>
        </w:r>
        <w:r w:rsidRPr="0077014D">
          <w:rPr>
            <w:b/>
            <w:bCs/>
          </w:rPr>
          <w:t>frontend</w:t>
        </w:r>
        <w:r w:rsidRPr="0077014D">
          <w:t xml:space="preserve"> (web browser screen).</w:t>
        </w:r>
      </w:ins>
    </w:p>
    <w:p w14:paraId="69A5F9DC" w14:textId="77777777" w:rsidR="0077014D" w:rsidRPr="0077014D" w:rsidRDefault="00000000" w:rsidP="0077014D">
      <w:pPr>
        <w:pStyle w:val="NoSpacing"/>
        <w:rPr>
          <w:ins w:id="64" w:author="Uday saith" w:date="2025-06-22T14:51:00Z" w16du:dateUtc="2025-06-22T09:21:00Z"/>
        </w:rPr>
      </w:pPr>
      <w:ins w:id="65" w:author="Uday saith" w:date="2025-06-22T14:51:00Z" w16du:dateUtc="2025-06-22T09:21:00Z">
        <w:r>
          <w:pict w14:anchorId="7A0AE92B">
            <v:rect id="_x0000_i1025" style="width:0;height:1.5pt" o:hralign="center" o:hrstd="t" o:hr="t" fillcolor="#a0a0a0" stroked="f"/>
          </w:pict>
        </w:r>
      </w:ins>
    </w:p>
    <w:p w14:paraId="1F6F5958" w14:textId="77777777" w:rsidR="0077014D" w:rsidRPr="0077014D" w:rsidRDefault="0077014D" w:rsidP="0077014D">
      <w:pPr>
        <w:pStyle w:val="NoSpacing"/>
        <w:rPr>
          <w:ins w:id="66" w:author="Uday saith" w:date="2025-06-22T14:51:00Z" w16du:dateUtc="2025-06-22T09:21:00Z"/>
          <w:b/>
          <w:bCs/>
        </w:rPr>
      </w:pPr>
      <w:ins w:id="67" w:author="Uday saith" w:date="2025-06-22T14:51:00Z" w16du:dateUtc="2025-06-22T09:21:00Z">
        <w:r w:rsidRPr="0077014D">
          <w:rPr>
            <w:rFonts w:ascii="Segoe UI Emoji" w:hAnsi="Segoe UI Emoji" w:cs="Segoe UI Emoji"/>
            <w:b/>
            <w:bCs/>
          </w:rPr>
          <w:t>✅</w:t>
        </w:r>
        <w:r w:rsidRPr="0077014D">
          <w:rPr>
            <w:b/>
            <w:bCs/>
          </w:rPr>
          <w:t xml:space="preserve"> Backend in Content Server</w:t>
        </w:r>
      </w:ins>
    </w:p>
    <w:p w14:paraId="0DC35871" w14:textId="77777777" w:rsidR="0077014D" w:rsidRPr="0077014D" w:rsidRDefault="0077014D" w:rsidP="0077014D">
      <w:pPr>
        <w:pStyle w:val="NoSpacing"/>
        <w:rPr>
          <w:ins w:id="68" w:author="Uday saith" w:date="2025-06-22T14:51:00Z" w16du:dateUtc="2025-06-22T09:21:00Z"/>
        </w:rPr>
      </w:pPr>
      <w:ins w:id="69" w:author="Uday saith" w:date="2025-06-22T14:51:00Z" w16du:dateUtc="2025-06-22T09:21:00Z">
        <w:r w:rsidRPr="0077014D">
          <w:rPr>
            <w:b/>
            <w:bCs/>
          </w:rPr>
          <w:t>Definition</w:t>
        </w:r>
        <w:r w:rsidRPr="0077014D">
          <w:t>:</w:t>
        </w:r>
        <w:r w:rsidRPr="0077014D">
          <w:br/>
          <w:t xml:space="preserve">The </w:t>
        </w:r>
        <w:r w:rsidRPr="0077014D">
          <w:rPr>
            <w:b/>
            <w:bCs/>
          </w:rPr>
          <w:t>backend</w:t>
        </w:r>
        <w:r w:rsidRPr="0077014D">
          <w:t xml:space="preserve"> is the </w:t>
        </w:r>
        <w:r w:rsidRPr="0077014D">
          <w:rPr>
            <w:b/>
            <w:bCs/>
          </w:rPr>
          <w:t>server-side</w:t>
        </w:r>
        <w:r w:rsidRPr="0077014D">
          <w:t xml:space="preserve"> part of Content Server. It handles </w:t>
        </w:r>
        <w:r w:rsidRPr="0077014D">
          <w:rPr>
            <w:b/>
            <w:bCs/>
          </w:rPr>
          <w:t>data storage, processing, and logic</w:t>
        </w:r>
        <w:r w:rsidRPr="0077014D">
          <w:t>, such as:</w:t>
        </w:r>
      </w:ins>
    </w:p>
    <w:p w14:paraId="1A24A7DE" w14:textId="77777777" w:rsidR="0077014D" w:rsidRPr="0077014D" w:rsidRDefault="0077014D" w:rsidP="0077014D">
      <w:pPr>
        <w:pStyle w:val="NoSpacing"/>
        <w:numPr>
          <w:ilvl w:val="0"/>
          <w:numId w:val="6"/>
        </w:numPr>
        <w:rPr>
          <w:ins w:id="70" w:author="Uday saith" w:date="2025-06-22T14:51:00Z" w16du:dateUtc="2025-06-22T09:21:00Z"/>
        </w:rPr>
      </w:pPr>
      <w:ins w:id="71" w:author="Uday saith" w:date="2025-06-22T14:51:00Z" w16du:dateUtc="2025-06-22T09:21:00Z">
        <w:r w:rsidRPr="0077014D">
          <w:t>Storing documents in the database or file system</w:t>
        </w:r>
      </w:ins>
    </w:p>
    <w:p w14:paraId="0B48A7B3" w14:textId="77777777" w:rsidR="0077014D" w:rsidRPr="0077014D" w:rsidRDefault="0077014D" w:rsidP="0077014D">
      <w:pPr>
        <w:pStyle w:val="NoSpacing"/>
        <w:numPr>
          <w:ilvl w:val="0"/>
          <w:numId w:val="6"/>
        </w:numPr>
        <w:rPr>
          <w:ins w:id="72" w:author="Uday saith" w:date="2025-06-22T14:51:00Z" w16du:dateUtc="2025-06-22T09:21:00Z"/>
        </w:rPr>
      </w:pPr>
      <w:ins w:id="73" w:author="Uday saith" w:date="2025-06-22T14:51:00Z" w16du:dateUtc="2025-06-22T09:21:00Z">
        <w:r w:rsidRPr="0077014D">
          <w:t xml:space="preserve">Running SQL queries via </w:t>
        </w:r>
        <w:proofErr w:type="spellStart"/>
        <w:r w:rsidRPr="0077014D">
          <w:t>LiveReports</w:t>
        </w:r>
        <w:proofErr w:type="spellEnd"/>
      </w:ins>
    </w:p>
    <w:p w14:paraId="7D562C68" w14:textId="77777777" w:rsidR="0077014D" w:rsidRPr="0077014D" w:rsidRDefault="0077014D" w:rsidP="0077014D">
      <w:pPr>
        <w:pStyle w:val="NoSpacing"/>
        <w:numPr>
          <w:ilvl w:val="0"/>
          <w:numId w:val="6"/>
        </w:numPr>
        <w:rPr>
          <w:ins w:id="74" w:author="Uday saith" w:date="2025-06-22T14:51:00Z" w16du:dateUtc="2025-06-22T09:21:00Z"/>
        </w:rPr>
      </w:pPr>
      <w:ins w:id="75" w:author="Uday saith" w:date="2025-06-22T14:51:00Z" w16du:dateUtc="2025-06-22T09:21:00Z">
        <w:r w:rsidRPr="0077014D">
          <w:t>Executing workflows and scripts</w:t>
        </w:r>
      </w:ins>
    </w:p>
    <w:p w14:paraId="6DF27C54" w14:textId="77777777" w:rsidR="0077014D" w:rsidRPr="0077014D" w:rsidRDefault="0077014D" w:rsidP="0077014D">
      <w:pPr>
        <w:pStyle w:val="NoSpacing"/>
        <w:numPr>
          <w:ilvl w:val="0"/>
          <w:numId w:val="6"/>
        </w:numPr>
        <w:rPr>
          <w:ins w:id="76" w:author="Uday saith" w:date="2025-06-22T14:51:00Z" w16du:dateUtc="2025-06-22T09:21:00Z"/>
        </w:rPr>
      </w:pPr>
      <w:ins w:id="77" w:author="Uday saith" w:date="2025-06-22T14:51:00Z" w16du:dateUtc="2025-06-22T09:21:00Z">
        <w:r w:rsidRPr="0077014D">
          <w:t>Managing user permissions and versioning</w:t>
        </w:r>
      </w:ins>
    </w:p>
    <w:p w14:paraId="0A9887BF" w14:textId="77777777" w:rsidR="0077014D" w:rsidRPr="0077014D" w:rsidRDefault="0077014D" w:rsidP="0077014D">
      <w:pPr>
        <w:pStyle w:val="NoSpacing"/>
        <w:rPr>
          <w:ins w:id="78" w:author="Uday saith" w:date="2025-06-22T14:51:00Z" w16du:dateUtc="2025-06-22T09:21:00Z"/>
        </w:rPr>
      </w:pPr>
      <w:ins w:id="79" w:author="Uday saith" w:date="2025-06-22T14:51:00Z" w16du:dateUtc="2025-06-22T09:21:00Z">
        <w:r w:rsidRPr="0077014D">
          <w:rPr>
            <w:b/>
            <w:bCs/>
          </w:rPr>
          <w:lastRenderedPageBreak/>
          <w:t>Example Use Case</w:t>
        </w:r>
        <w:r w:rsidRPr="0077014D">
          <w:t>:</w:t>
        </w:r>
        <w:r w:rsidRPr="0077014D">
          <w:br/>
          <w:t xml:space="preserve">When a user uploads a document from the frontend, the </w:t>
        </w:r>
        <w:r w:rsidRPr="0077014D">
          <w:rPr>
            <w:b/>
            <w:bCs/>
          </w:rPr>
          <w:t>backend</w:t>
        </w:r>
        <w:r w:rsidRPr="0077014D">
          <w:t xml:space="preserve"> stores it in the server, records metadata in the database (like </w:t>
        </w:r>
        <w:proofErr w:type="spellStart"/>
        <w:r w:rsidRPr="0077014D">
          <w:t>DTree</w:t>
        </w:r>
        <w:proofErr w:type="spellEnd"/>
        <w:r w:rsidRPr="0077014D">
          <w:t xml:space="preserve"> table), and applies permissions or triggers workflows.</w:t>
        </w:r>
      </w:ins>
    </w:p>
    <w:p w14:paraId="189C6D27" w14:textId="77777777" w:rsidR="0077014D" w:rsidRPr="0077014D" w:rsidRDefault="00000000" w:rsidP="0077014D">
      <w:pPr>
        <w:pStyle w:val="NoSpacing"/>
        <w:rPr>
          <w:ins w:id="80" w:author="Uday saith" w:date="2025-06-22T14:51:00Z" w16du:dateUtc="2025-06-22T09:21:00Z"/>
        </w:rPr>
      </w:pPr>
      <w:ins w:id="81" w:author="Uday saith" w:date="2025-06-22T14:51:00Z" w16du:dateUtc="2025-06-22T09:21:00Z">
        <w:r>
          <w:pict w14:anchorId="0FA00A04">
            <v:rect id="_x0000_i1026" style="width:0;height:1.5pt" o:hralign="center" o:hrstd="t" o:hr="t" fillcolor="#a0a0a0" stroked="f"/>
          </w:pict>
        </w:r>
      </w:ins>
    </w:p>
    <w:p w14:paraId="115A075D" w14:textId="77777777" w:rsidR="0077014D" w:rsidRDefault="0077014D" w:rsidP="0077014D">
      <w:pPr>
        <w:pStyle w:val="NoSpacing"/>
        <w:rPr>
          <w:ins w:id="82" w:author="Uday saith" w:date="2025-06-22T14:51:00Z" w16du:dateUtc="2025-06-22T09:21:00Z"/>
          <w:rFonts w:ascii="Segoe UI Emoji" w:hAnsi="Segoe UI Emoji" w:cs="Segoe UI Emoji"/>
          <w:b/>
          <w:bCs/>
        </w:rPr>
      </w:pPr>
    </w:p>
    <w:p w14:paraId="44141E93" w14:textId="5E4B7F28" w:rsidR="0077014D" w:rsidRPr="0077014D" w:rsidRDefault="0077014D" w:rsidP="0077014D">
      <w:pPr>
        <w:pStyle w:val="NoSpacing"/>
        <w:rPr>
          <w:ins w:id="83" w:author="Uday saith" w:date="2025-06-22T14:51:00Z" w16du:dateUtc="2025-06-22T09:21:00Z"/>
          <w:b/>
          <w:bCs/>
        </w:rPr>
      </w:pPr>
      <w:ins w:id="84" w:author="Uday saith" w:date="2025-06-22T14:51:00Z" w16du:dateUtc="2025-06-22T09:21:00Z">
        <w:r w:rsidRPr="0077014D">
          <w:rPr>
            <w:rFonts w:ascii="Segoe UI Emoji" w:hAnsi="Segoe UI Emoji" w:cs="Segoe UI Emoji"/>
            <w:b/>
            <w:bCs/>
          </w:rPr>
          <w:t>🔁</w:t>
        </w:r>
        <w:r w:rsidRPr="0077014D">
          <w:rPr>
            <w:b/>
            <w:bCs/>
          </w:rPr>
          <w:t xml:space="preserve"> Summary Table</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3650"/>
        <w:gridCol w:w="4314"/>
      </w:tblGrid>
      <w:tr w:rsidR="0077014D" w:rsidRPr="0077014D" w14:paraId="15C07785" w14:textId="77777777" w:rsidTr="0077014D">
        <w:trPr>
          <w:tblHeader/>
          <w:tblCellSpacing w:w="15" w:type="dxa"/>
          <w:ins w:id="85" w:author="Uday saith" w:date="2025-06-22T14:51:00Z"/>
        </w:trPr>
        <w:tc>
          <w:tcPr>
            <w:tcW w:w="0" w:type="auto"/>
            <w:vAlign w:val="center"/>
            <w:hideMark/>
          </w:tcPr>
          <w:p w14:paraId="52E5CA16" w14:textId="77777777" w:rsidR="0077014D" w:rsidRPr="0077014D" w:rsidRDefault="0077014D" w:rsidP="0077014D">
            <w:pPr>
              <w:pStyle w:val="NoSpacing"/>
              <w:rPr>
                <w:ins w:id="86" w:author="Uday saith" w:date="2025-06-22T14:51:00Z" w16du:dateUtc="2025-06-22T09:21:00Z"/>
                <w:b/>
                <w:bCs/>
              </w:rPr>
            </w:pPr>
            <w:ins w:id="87" w:author="Uday saith" w:date="2025-06-22T14:51:00Z" w16du:dateUtc="2025-06-22T09:21:00Z">
              <w:r w:rsidRPr="0077014D">
                <w:rPr>
                  <w:b/>
                  <w:bCs/>
                </w:rPr>
                <w:t>Part</w:t>
              </w:r>
            </w:ins>
          </w:p>
        </w:tc>
        <w:tc>
          <w:tcPr>
            <w:tcW w:w="0" w:type="auto"/>
            <w:vAlign w:val="center"/>
            <w:hideMark/>
          </w:tcPr>
          <w:p w14:paraId="5486A248" w14:textId="77777777" w:rsidR="0077014D" w:rsidRPr="0077014D" w:rsidRDefault="0077014D" w:rsidP="0077014D">
            <w:pPr>
              <w:pStyle w:val="NoSpacing"/>
              <w:rPr>
                <w:ins w:id="88" w:author="Uday saith" w:date="2025-06-22T14:51:00Z" w16du:dateUtc="2025-06-22T09:21:00Z"/>
                <w:b/>
                <w:bCs/>
              </w:rPr>
            </w:pPr>
            <w:ins w:id="89" w:author="Uday saith" w:date="2025-06-22T14:51:00Z" w16du:dateUtc="2025-06-22T09:21:00Z">
              <w:r w:rsidRPr="0077014D">
                <w:rPr>
                  <w:b/>
                  <w:bCs/>
                </w:rPr>
                <w:t>What It Does</w:t>
              </w:r>
            </w:ins>
          </w:p>
        </w:tc>
        <w:tc>
          <w:tcPr>
            <w:tcW w:w="0" w:type="auto"/>
            <w:vAlign w:val="center"/>
            <w:hideMark/>
          </w:tcPr>
          <w:p w14:paraId="4C0C7A66" w14:textId="77777777" w:rsidR="0077014D" w:rsidRPr="0077014D" w:rsidRDefault="0077014D" w:rsidP="0077014D">
            <w:pPr>
              <w:pStyle w:val="NoSpacing"/>
              <w:rPr>
                <w:ins w:id="90" w:author="Uday saith" w:date="2025-06-22T14:51:00Z" w16du:dateUtc="2025-06-22T09:21:00Z"/>
                <w:b/>
                <w:bCs/>
              </w:rPr>
            </w:pPr>
            <w:ins w:id="91" w:author="Uday saith" w:date="2025-06-22T14:51:00Z" w16du:dateUtc="2025-06-22T09:21:00Z">
              <w:r w:rsidRPr="0077014D">
                <w:rPr>
                  <w:b/>
                  <w:bCs/>
                </w:rPr>
                <w:t>Example Action</w:t>
              </w:r>
            </w:ins>
          </w:p>
        </w:tc>
      </w:tr>
      <w:tr w:rsidR="0077014D" w:rsidRPr="0077014D" w14:paraId="40995292" w14:textId="77777777" w:rsidTr="0077014D">
        <w:trPr>
          <w:tblCellSpacing w:w="15" w:type="dxa"/>
          <w:ins w:id="92" w:author="Uday saith" w:date="2025-06-22T14:51:00Z"/>
        </w:trPr>
        <w:tc>
          <w:tcPr>
            <w:tcW w:w="0" w:type="auto"/>
            <w:vAlign w:val="center"/>
            <w:hideMark/>
          </w:tcPr>
          <w:p w14:paraId="13B5E257" w14:textId="77777777" w:rsidR="0077014D" w:rsidRPr="0077014D" w:rsidRDefault="0077014D" w:rsidP="0077014D">
            <w:pPr>
              <w:pStyle w:val="NoSpacing"/>
              <w:rPr>
                <w:ins w:id="93" w:author="Uday saith" w:date="2025-06-22T14:51:00Z" w16du:dateUtc="2025-06-22T09:21:00Z"/>
              </w:rPr>
            </w:pPr>
            <w:ins w:id="94" w:author="Uday saith" w:date="2025-06-22T14:51:00Z" w16du:dateUtc="2025-06-22T09:21:00Z">
              <w:r w:rsidRPr="0077014D">
                <w:rPr>
                  <w:b/>
                  <w:bCs/>
                </w:rPr>
                <w:t>Frontend</w:t>
              </w:r>
            </w:ins>
          </w:p>
        </w:tc>
        <w:tc>
          <w:tcPr>
            <w:tcW w:w="0" w:type="auto"/>
            <w:vAlign w:val="center"/>
            <w:hideMark/>
          </w:tcPr>
          <w:p w14:paraId="43B8DFD9" w14:textId="77777777" w:rsidR="0077014D" w:rsidRPr="0077014D" w:rsidRDefault="0077014D" w:rsidP="0077014D">
            <w:pPr>
              <w:pStyle w:val="NoSpacing"/>
              <w:rPr>
                <w:ins w:id="95" w:author="Uday saith" w:date="2025-06-22T14:51:00Z" w16du:dateUtc="2025-06-22T09:21:00Z"/>
              </w:rPr>
            </w:pPr>
            <w:ins w:id="96" w:author="Uday saith" w:date="2025-06-22T14:51:00Z" w16du:dateUtc="2025-06-22T09:21:00Z">
              <w:r w:rsidRPr="0077014D">
                <w:t>User interface (web browser view)</w:t>
              </w:r>
            </w:ins>
          </w:p>
        </w:tc>
        <w:tc>
          <w:tcPr>
            <w:tcW w:w="0" w:type="auto"/>
            <w:vAlign w:val="center"/>
            <w:hideMark/>
          </w:tcPr>
          <w:p w14:paraId="2670632C" w14:textId="77777777" w:rsidR="0077014D" w:rsidRPr="0077014D" w:rsidRDefault="0077014D" w:rsidP="0077014D">
            <w:pPr>
              <w:pStyle w:val="NoSpacing"/>
              <w:rPr>
                <w:ins w:id="97" w:author="Uday saith" w:date="2025-06-22T14:51:00Z" w16du:dateUtc="2025-06-22T09:21:00Z"/>
              </w:rPr>
            </w:pPr>
            <w:ins w:id="98" w:author="Uday saith" w:date="2025-06-22T14:51:00Z" w16du:dateUtc="2025-06-22T09:21:00Z">
              <w:r w:rsidRPr="0077014D">
                <w:t>Clicking on folders, uploading files</w:t>
              </w:r>
            </w:ins>
          </w:p>
        </w:tc>
      </w:tr>
      <w:tr w:rsidR="0077014D" w:rsidRPr="0077014D" w14:paraId="3205EB5E" w14:textId="77777777" w:rsidTr="0077014D">
        <w:trPr>
          <w:tblCellSpacing w:w="15" w:type="dxa"/>
          <w:ins w:id="99" w:author="Uday saith" w:date="2025-06-22T14:51:00Z"/>
        </w:trPr>
        <w:tc>
          <w:tcPr>
            <w:tcW w:w="0" w:type="auto"/>
            <w:vAlign w:val="center"/>
            <w:hideMark/>
          </w:tcPr>
          <w:p w14:paraId="55017EBC" w14:textId="77777777" w:rsidR="0077014D" w:rsidRPr="0077014D" w:rsidRDefault="0077014D" w:rsidP="0077014D">
            <w:pPr>
              <w:pStyle w:val="NoSpacing"/>
              <w:rPr>
                <w:ins w:id="100" w:author="Uday saith" w:date="2025-06-22T14:51:00Z" w16du:dateUtc="2025-06-22T09:21:00Z"/>
              </w:rPr>
            </w:pPr>
            <w:ins w:id="101" w:author="Uday saith" w:date="2025-06-22T14:51:00Z" w16du:dateUtc="2025-06-22T09:21:00Z">
              <w:r w:rsidRPr="0077014D">
                <w:rPr>
                  <w:b/>
                  <w:bCs/>
                </w:rPr>
                <w:t>Backend</w:t>
              </w:r>
            </w:ins>
          </w:p>
        </w:tc>
        <w:tc>
          <w:tcPr>
            <w:tcW w:w="0" w:type="auto"/>
            <w:vAlign w:val="center"/>
            <w:hideMark/>
          </w:tcPr>
          <w:p w14:paraId="3567C804" w14:textId="77777777" w:rsidR="0077014D" w:rsidRPr="0077014D" w:rsidRDefault="0077014D" w:rsidP="0077014D">
            <w:pPr>
              <w:pStyle w:val="NoSpacing"/>
              <w:rPr>
                <w:ins w:id="102" w:author="Uday saith" w:date="2025-06-22T14:51:00Z" w16du:dateUtc="2025-06-22T09:21:00Z"/>
              </w:rPr>
            </w:pPr>
            <w:ins w:id="103" w:author="Uday saith" w:date="2025-06-22T14:51:00Z" w16du:dateUtc="2025-06-22T09:21:00Z">
              <w:r w:rsidRPr="0077014D">
                <w:t>Server logic and database handling</w:t>
              </w:r>
            </w:ins>
          </w:p>
        </w:tc>
        <w:tc>
          <w:tcPr>
            <w:tcW w:w="0" w:type="auto"/>
            <w:vAlign w:val="center"/>
            <w:hideMark/>
          </w:tcPr>
          <w:p w14:paraId="6971137F" w14:textId="77777777" w:rsidR="0077014D" w:rsidRPr="0077014D" w:rsidRDefault="0077014D" w:rsidP="0077014D">
            <w:pPr>
              <w:pStyle w:val="NoSpacing"/>
              <w:rPr>
                <w:ins w:id="104" w:author="Uday saith" w:date="2025-06-22T14:51:00Z" w16du:dateUtc="2025-06-22T09:21:00Z"/>
              </w:rPr>
            </w:pPr>
            <w:ins w:id="105" w:author="Uday saith" w:date="2025-06-22T14:51:00Z" w16du:dateUtc="2025-06-22T09:21:00Z">
              <w:r w:rsidRPr="0077014D">
                <w:t>Saving data, executing reports, workflows</w:t>
              </w:r>
            </w:ins>
          </w:p>
        </w:tc>
      </w:tr>
    </w:tbl>
    <w:p w14:paraId="21DFFB2E" w14:textId="77777777" w:rsidR="005E132C" w:rsidRDefault="005E132C" w:rsidP="004D5FC7">
      <w:pPr>
        <w:pStyle w:val="NoSpacing"/>
      </w:pPr>
    </w:p>
    <w:p w14:paraId="5F0D3E3A"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OVERVIEW (Think of the Process Like a Factory)</w:t>
      </w:r>
    </w:p>
    <w:p w14:paraId="1A19158F" w14:textId="77777777" w:rsidR="00403FCE" w:rsidRPr="00403FCE" w:rsidRDefault="00403FCE" w:rsidP="00403FCE">
      <w:pPr>
        <w:pStyle w:val="NoSpacing"/>
      </w:pPr>
      <w:r w:rsidRPr="00403FCE">
        <w:t xml:space="preserve">Imagine a </w:t>
      </w:r>
      <w:r w:rsidRPr="00403FCE">
        <w:rPr>
          <w:b/>
          <w:bCs/>
        </w:rPr>
        <w:t>factory</w:t>
      </w:r>
      <w:r w:rsidRPr="00403FCE">
        <w:t xml:space="preserve"> where documents are:</w:t>
      </w:r>
    </w:p>
    <w:p w14:paraId="4F5CC44C" w14:textId="77777777" w:rsidR="00403FCE" w:rsidRPr="00403FCE" w:rsidRDefault="00403FCE" w:rsidP="00403FCE">
      <w:pPr>
        <w:pStyle w:val="NoSpacing"/>
        <w:numPr>
          <w:ilvl w:val="0"/>
          <w:numId w:val="7"/>
        </w:numPr>
      </w:pPr>
      <w:r w:rsidRPr="00403FCE">
        <w:rPr>
          <w:b/>
          <w:bCs/>
        </w:rPr>
        <w:t>Picked up</w:t>
      </w:r>
    </w:p>
    <w:p w14:paraId="34E37E0A" w14:textId="77777777" w:rsidR="00403FCE" w:rsidRPr="00403FCE" w:rsidRDefault="00403FCE" w:rsidP="00403FCE">
      <w:pPr>
        <w:pStyle w:val="NoSpacing"/>
        <w:numPr>
          <w:ilvl w:val="0"/>
          <w:numId w:val="7"/>
        </w:numPr>
      </w:pPr>
      <w:r w:rsidRPr="00403FCE">
        <w:rPr>
          <w:b/>
          <w:bCs/>
        </w:rPr>
        <w:t>Processed</w:t>
      </w:r>
      <w:r w:rsidRPr="00403FCE">
        <w:t xml:space="preserve"> (content is read/extracted)</w:t>
      </w:r>
    </w:p>
    <w:p w14:paraId="166704BA" w14:textId="77777777" w:rsidR="00403FCE" w:rsidRPr="00403FCE" w:rsidRDefault="00403FCE" w:rsidP="00403FCE">
      <w:pPr>
        <w:pStyle w:val="NoSpacing"/>
        <w:numPr>
          <w:ilvl w:val="0"/>
          <w:numId w:val="7"/>
        </w:numPr>
      </w:pPr>
      <w:r w:rsidRPr="00403FCE">
        <w:rPr>
          <w:b/>
          <w:bCs/>
        </w:rPr>
        <w:t>Indexed</w:t>
      </w:r>
      <w:r w:rsidRPr="00403FCE">
        <w:t xml:space="preserve"> (catalogued for search)</w:t>
      </w:r>
    </w:p>
    <w:p w14:paraId="092D04CD" w14:textId="77777777" w:rsidR="00403FCE" w:rsidRPr="00403FCE" w:rsidRDefault="00403FCE" w:rsidP="00403FCE">
      <w:pPr>
        <w:pStyle w:val="NoSpacing"/>
        <w:numPr>
          <w:ilvl w:val="0"/>
          <w:numId w:val="7"/>
        </w:numPr>
      </w:pPr>
      <w:r w:rsidRPr="00403FCE">
        <w:rPr>
          <w:b/>
          <w:bCs/>
        </w:rPr>
        <w:t>Made searchable</w:t>
      </w:r>
    </w:p>
    <w:p w14:paraId="1F1DECEA" w14:textId="77777777" w:rsidR="00403FCE" w:rsidRPr="00403FCE" w:rsidRDefault="00000000" w:rsidP="00403FCE">
      <w:pPr>
        <w:pStyle w:val="NoSpacing"/>
      </w:pPr>
      <w:r>
        <w:pict w14:anchorId="0C3221F5">
          <v:rect id="_x0000_i1027" style="width:0;height:1.5pt" o:hralign="center" o:hrstd="t" o:hr="t" fillcolor="#a0a0a0" stroked="f"/>
        </w:pict>
      </w:r>
    </w:p>
    <w:p w14:paraId="5A168893"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STEP-BY-STEP FLOW (Modified for Simplicity)</w:t>
      </w:r>
    </w:p>
    <w:p w14:paraId="2D8258C1" w14:textId="77777777" w:rsidR="00403FCE" w:rsidRPr="00403FCE" w:rsidRDefault="00000000" w:rsidP="00403FCE">
      <w:pPr>
        <w:pStyle w:val="NoSpacing"/>
      </w:pPr>
      <w:r>
        <w:pict w14:anchorId="7A4D756A">
          <v:rect id="_x0000_i1028" style="width:0;height:1.5pt" o:hralign="center" o:hrstd="t" o:hr="t" fillcolor="#a0a0a0" stroked="f"/>
        </w:pict>
      </w:r>
    </w:p>
    <w:p w14:paraId="7C93A66C"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1. Enterprise Data Source Folder</w:t>
      </w:r>
    </w:p>
    <w:p w14:paraId="476473EC" w14:textId="77777777" w:rsidR="00403FCE" w:rsidRPr="00403FCE" w:rsidRDefault="00403FCE" w:rsidP="00403FCE">
      <w:pPr>
        <w:pStyle w:val="NoSpacing"/>
        <w:numPr>
          <w:ilvl w:val="0"/>
          <w:numId w:val="8"/>
        </w:numPr>
      </w:pPr>
      <w:r w:rsidRPr="00403FCE">
        <w:rPr>
          <w:b/>
          <w:bCs/>
        </w:rPr>
        <w:t>What it is</w:t>
      </w:r>
      <w:r w:rsidRPr="00403FCE">
        <w:t xml:space="preserve">: This is your </w:t>
      </w:r>
      <w:r w:rsidRPr="00403FCE">
        <w:rPr>
          <w:b/>
          <w:bCs/>
        </w:rPr>
        <w:t>starting point</w:t>
      </w:r>
      <w:r w:rsidRPr="00403FCE">
        <w:t>—a folder where your documents are stored in Content Server.</w:t>
      </w:r>
    </w:p>
    <w:p w14:paraId="73BFF3C8" w14:textId="77777777" w:rsidR="00403FCE" w:rsidRPr="00403FCE" w:rsidRDefault="00403FCE" w:rsidP="00403FCE">
      <w:pPr>
        <w:pStyle w:val="NoSpacing"/>
        <w:numPr>
          <w:ilvl w:val="0"/>
          <w:numId w:val="8"/>
        </w:numPr>
      </w:pPr>
      <w:r w:rsidRPr="00403FCE">
        <w:rPr>
          <w:b/>
          <w:bCs/>
        </w:rPr>
        <w:t>Example</w:t>
      </w:r>
      <w:r w:rsidRPr="00403FCE">
        <w:t>: You save a PDF or Word file to a folder.</w:t>
      </w:r>
    </w:p>
    <w:p w14:paraId="25F831B3" w14:textId="77777777" w:rsidR="00403FCE" w:rsidRPr="00403FCE" w:rsidRDefault="00000000" w:rsidP="00403FCE">
      <w:pPr>
        <w:pStyle w:val="NoSpacing"/>
      </w:pPr>
      <w:r>
        <w:pict w14:anchorId="089E534E">
          <v:rect id="_x0000_i1029" style="width:0;height:1.5pt" o:hralign="center" o:hrstd="t" o:hr="t" fillcolor="#a0a0a0" stroked="f"/>
        </w:pict>
      </w:r>
    </w:p>
    <w:p w14:paraId="3D976530"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2. Data Flow Manager</w:t>
      </w:r>
    </w:p>
    <w:p w14:paraId="7411AF03" w14:textId="77777777" w:rsidR="00403FCE" w:rsidRPr="00403FCE" w:rsidRDefault="00403FCE" w:rsidP="00403FCE">
      <w:pPr>
        <w:pStyle w:val="NoSpacing"/>
        <w:numPr>
          <w:ilvl w:val="0"/>
          <w:numId w:val="9"/>
        </w:numPr>
      </w:pPr>
      <w:r w:rsidRPr="00403FCE">
        <w:rPr>
          <w:b/>
          <w:bCs/>
        </w:rPr>
        <w:t>What it is</w:t>
      </w:r>
      <w:r w:rsidRPr="00403FCE">
        <w:t xml:space="preserve">: The </w:t>
      </w:r>
      <w:r w:rsidRPr="00403FCE">
        <w:rPr>
          <w:b/>
          <w:bCs/>
        </w:rPr>
        <w:t>controller</w:t>
      </w:r>
      <w:r w:rsidRPr="00403FCE">
        <w:t xml:space="preserve"> or </w:t>
      </w:r>
      <w:r w:rsidRPr="00403FCE">
        <w:rPr>
          <w:b/>
          <w:bCs/>
        </w:rPr>
        <w:t>manager</w:t>
      </w:r>
      <w:r w:rsidRPr="00403FCE">
        <w:t xml:space="preserve"> that tells the system:</w:t>
      </w:r>
      <w:r w:rsidRPr="00403FCE">
        <w:br/>
      </w:r>
      <w:r w:rsidRPr="00403FCE">
        <w:rPr>
          <w:rFonts w:ascii="Segoe UI Symbol" w:hAnsi="Segoe UI Symbol" w:cs="Segoe UI Symbol"/>
        </w:rPr>
        <w:t>➤</w:t>
      </w:r>
      <w:r w:rsidRPr="00403FCE">
        <w:t xml:space="preserve"> "Hey! A new file has arrived. Start processing it!"</w:t>
      </w:r>
    </w:p>
    <w:p w14:paraId="6573F85B" w14:textId="77777777" w:rsidR="00403FCE" w:rsidRPr="00403FCE" w:rsidRDefault="00403FCE" w:rsidP="00403FCE">
      <w:pPr>
        <w:pStyle w:val="NoSpacing"/>
        <w:numPr>
          <w:ilvl w:val="0"/>
          <w:numId w:val="9"/>
        </w:numPr>
      </w:pPr>
      <w:r w:rsidRPr="00403FCE">
        <w:rPr>
          <w:b/>
          <w:bCs/>
        </w:rPr>
        <w:t>Job</w:t>
      </w:r>
      <w:r w:rsidRPr="00403FCE">
        <w:t>: It triggers the next steps to extract and index content.</w:t>
      </w:r>
    </w:p>
    <w:p w14:paraId="2D0B950D" w14:textId="77777777" w:rsidR="00403FCE" w:rsidRPr="00403FCE" w:rsidRDefault="00000000" w:rsidP="00403FCE">
      <w:pPr>
        <w:pStyle w:val="NoSpacing"/>
      </w:pPr>
      <w:r>
        <w:pict w14:anchorId="3CEE8B1D">
          <v:rect id="_x0000_i1030" style="width:0;height:1.5pt" o:hralign="center" o:hrstd="t" o:hr="t" fillcolor="#a0a0a0" stroked="f"/>
        </w:pict>
      </w:r>
    </w:p>
    <w:p w14:paraId="3061CCF8"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3. Enterprise Extractor Process</w:t>
      </w:r>
    </w:p>
    <w:p w14:paraId="3301173E" w14:textId="77777777" w:rsidR="00403FCE" w:rsidRPr="00403FCE" w:rsidRDefault="00403FCE" w:rsidP="00403FCE">
      <w:pPr>
        <w:pStyle w:val="NoSpacing"/>
        <w:numPr>
          <w:ilvl w:val="0"/>
          <w:numId w:val="10"/>
        </w:numPr>
      </w:pPr>
      <w:r w:rsidRPr="00403FCE">
        <w:rPr>
          <w:b/>
          <w:bCs/>
        </w:rPr>
        <w:t>What it is</w:t>
      </w:r>
      <w:r w:rsidRPr="00403FCE">
        <w:t xml:space="preserve">: The </w:t>
      </w:r>
      <w:r w:rsidRPr="00403FCE">
        <w:rPr>
          <w:b/>
          <w:bCs/>
        </w:rPr>
        <w:t>reader</w:t>
      </w:r>
      <w:r w:rsidRPr="00403FCE">
        <w:t xml:space="preserve"> of the document.</w:t>
      </w:r>
    </w:p>
    <w:p w14:paraId="4BE5747F" w14:textId="77777777" w:rsidR="00403FCE" w:rsidRPr="00403FCE" w:rsidRDefault="00403FCE" w:rsidP="00403FCE">
      <w:pPr>
        <w:pStyle w:val="NoSpacing"/>
        <w:numPr>
          <w:ilvl w:val="0"/>
          <w:numId w:val="10"/>
        </w:numPr>
      </w:pPr>
      <w:r w:rsidRPr="00403FCE">
        <w:rPr>
          <w:b/>
          <w:bCs/>
        </w:rPr>
        <w:t>Job</w:t>
      </w:r>
      <w:r w:rsidRPr="00403FCE">
        <w:t>: It reads the document contents like title, body text, author, etc.</w:t>
      </w:r>
    </w:p>
    <w:p w14:paraId="3CB31736" w14:textId="77777777" w:rsidR="00403FCE" w:rsidRPr="00403FCE" w:rsidRDefault="00403FCE" w:rsidP="00403FCE">
      <w:pPr>
        <w:pStyle w:val="NoSpacing"/>
        <w:numPr>
          <w:ilvl w:val="0"/>
          <w:numId w:val="10"/>
        </w:numPr>
      </w:pPr>
      <w:r w:rsidRPr="00403FCE">
        <w:rPr>
          <w:b/>
          <w:bCs/>
        </w:rPr>
        <w:t>Example</w:t>
      </w:r>
      <w:r w:rsidRPr="00403FCE">
        <w:t>: If you uploaded a PDF, it reads the lines like:</w:t>
      </w:r>
      <w:r w:rsidRPr="00403FCE">
        <w:br/>
        <w:t>"Invoice Number: 1234", "Total: ₹5000"</w:t>
      </w:r>
    </w:p>
    <w:p w14:paraId="3D8E3BBF" w14:textId="77777777" w:rsidR="00403FCE" w:rsidRPr="00403FCE" w:rsidRDefault="00000000" w:rsidP="00403FCE">
      <w:pPr>
        <w:pStyle w:val="NoSpacing"/>
      </w:pPr>
      <w:r>
        <w:pict w14:anchorId="265B9EB8">
          <v:rect id="_x0000_i1031" style="width:0;height:1.5pt" o:hralign="center" o:hrstd="t" o:hr="t" fillcolor="#a0a0a0" stroked="f"/>
        </w:pict>
      </w:r>
    </w:p>
    <w:p w14:paraId="1496F305"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4. Enterprise Document Conversion</w:t>
      </w:r>
    </w:p>
    <w:p w14:paraId="7DF5B81E" w14:textId="77777777" w:rsidR="00403FCE" w:rsidRPr="00403FCE" w:rsidRDefault="00403FCE" w:rsidP="00403FCE">
      <w:pPr>
        <w:pStyle w:val="NoSpacing"/>
        <w:numPr>
          <w:ilvl w:val="0"/>
          <w:numId w:val="11"/>
        </w:numPr>
      </w:pPr>
      <w:r w:rsidRPr="00403FCE">
        <w:rPr>
          <w:b/>
          <w:bCs/>
        </w:rPr>
        <w:t>What it is</w:t>
      </w:r>
      <w:r w:rsidRPr="00403FCE">
        <w:t xml:space="preserve">: The </w:t>
      </w:r>
      <w:r w:rsidRPr="00403FCE">
        <w:rPr>
          <w:b/>
          <w:bCs/>
        </w:rPr>
        <w:t>translator</w:t>
      </w:r>
      <w:r w:rsidRPr="00403FCE">
        <w:t>.</w:t>
      </w:r>
    </w:p>
    <w:p w14:paraId="56A544AB" w14:textId="77777777" w:rsidR="00403FCE" w:rsidRPr="00403FCE" w:rsidRDefault="00403FCE" w:rsidP="00403FCE">
      <w:pPr>
        <w:pStyle w:val="NoSpacing"/>
        <w:numPr>
          <w:ilvl w:val="0"/>
          <w:numId w:val="11"/>
        </w:numPr>
      </w:pPr>
      <w:r w:rsidRPr="00403FCE">
        <w:rPr>
          <w:b/>
          <w:bCs/>
        </w:rPr>
        <w:t>Job</w:t>
      </w:r>
      <w:r w:rsidRPr="00403FCE">
        <w:t xml:space="preserve">: If the file is an image or a scanned PDF, it </w:t>
      </w:r>
      <w:r w:rsidRPr="00403FCE">
        <w:rPr>
          <w:b/>
          <w:bCs/>
        </w:rPr>
        <w:t>converts it to searchable text</w:t>
      </w:r>
      <w:r w:rsidRPr="00403FCE">
        <w:t xml:space="preserve"> using OCR (Optical Character Recognition).</w:t>
      </w:r>
    </w:p>
    <w:p w14:paraId="1D483202" w14:textId="77777777" w:rsidR="00403FCE" w:rsidRPr="00403FCE" w:rsidRDefault="00403FCE" w:rsidP="00403FCE">
      <w:pPr>
        <w:pStyle w:val="NoSpacing"/>
        <w:numPr>
          <w:ilvl w:val="0"/>
          <w:numId w:val="11"/>
        </w:numPr>
      </w:pPr>
      <w:r w:rsidRPr="00403FCE">
        <w:rPr>
          <w:b/>
          <w:bCs/>
        </w:rPr>
        <w:t>Example</w:t>
      </w:r>
      <w:r w:rsidRPr="00403FCE">
        <w:t>: Converts a scanned handwritten note into searchable words.</w:t>
      </w:r>
    </w:p>
    <w:p w14:paraId="75B3410D" w14:textId="77777777" w:rsidR="00403FCE" w:rsidRPr="00403FCE" w:rsidRDefault="00000000" w:rsidP="00403FCE">
      <w:pPr>
        <w:pStyle w:val="NoSpacing"/>
      </w:pPr>
      <w:r>
        <w:pict w14:anchorId="23E4C1C0">
          <v:rect id="_x0000_i1032" style="width:0;height:1.5pt" o:hralign="center" o:hrstd="t" o:hr="t" fillcolor="#a0a0a0" stroked="f"/>
        </w:pict>
      </w:r>
    </w:p>
    <w:p w14:paraId="78D3971D"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5. Enterprise Prospector Importer</w:t>
      </w:r>
    </w:p>
    <w:p w14:paraId="68593C6D" w14:textId="77777777" w:rsidR="00403FCE" w:rsidRPr="00403FCE" w:rsidRDefault="00403FCE" w:rsidP="00403FCE">
      <w:pPr>
        <w:pStyle w:val="NoSpacing"/>
        <w:numPr>
          <w:ilvl w:val="0"/>
          <w:numId w:val="12"/>
        </w:numPr>
      </w:pPr>
      <w:r w:rsidRPr="00403FCE">
        <w:rPr>
          <w:b/>
          <w:bCs/>
        </w:rPr>
        <w:t>What it is</w:t>
      </w:r>
      <w:r w:rsidRPr="00403FCE">
        <w:t xml:space="preserve">: The </w:t>
      </w:r>
      <w:r w:rsidRPr="00403FCE">
        <w:rPr>
          <w:b/>
          <w:bCs/>
        </w:rPr>
        <w:t>importer</w:t>
      </w:r>
      <w:r w:rsidRPr="00403FCE">
        <w:t>.</w:t>
      </w:r>
    </w:p>
    <w:p w14:paraId="42701C68" w14:textId="77777777" w:rsidR="00403FCE" w:rsidRPr="00403FCE" w:rsidRDefault="00403FCE" w:rsidP="00403FCE">
      <w:pPr>
        <w:pStyle w:val="NoSpacing"/>
        <w:numPr>
          <w:ilvl w:val="0"/>
          <w:numId w:val="12"/>
        </w:numPr>
      </w:pPr>
      <w:r w:rsidRPr="00403FCE">
        <w:rPr>
          <w:b/>
          <w:bCs/>
        </w:rPr>
        <w:lastRenderedPageBreak/>
        <w:t>Job</w:t>
      </w:r>
      <w:r w:rsidRPr="00403FCE">
        <w:t xml:space="preserve">: It </w:t>
      </w:r>
      <w:r w:rsidRPr="00403FCE">
        <w:rPr>
          <w:b/>
          <w:bCs/>
        </w:rPr>
        <w:t>saves the extracted and converted content</w:t>
      </w:r>
      <w:r w:rsidRPr="00403FCE">
        <w:t xml:space="preserve"> into the system so it can be indexed.</w:t>
      </w:r>
    </w:p>
    <w:p w14:paraId="61FE9074" w14:textId="77777777" w:rsidR="00403FCE" w:rsidRPr="00403FCE" w:rsidRDefault="00403FCE" w:rsidP="00403FCE">
      <w:pPr>
        <w:pStyle w:val="NoSpacing"/>
        <w:numPr>
          <w:ilvl w:val="0"/>
          <w:numId w:val="12"/>
        </w:numPr>
      </w:pPr>
      <w:r w:rsidRPr="00403FCE">
        <w:t>Think of it like: “Store this text in the index database.”</w:t>
      </w:r>
    </w:p>
    <w:p w14:paraId="7DF8A7B3" w14:textId="77777777" w:rsidR="00403FCE" w:rsidRPr="00403FCE" w:rsidRDefault="00000000" w:rsidP="00403FCE">
      <w:pPr>
        <w:pStyle w:val="NoSpacing"/>
      </w:pPr>
      <w:r>
        <w:pict w14:anchorId="19E9B27A">
          <v:rect id="_x0000_i1033" style="width:0;height:1.5pt" o:hralign="center" o:hrstd="t" o:hr="t" fillcolor="#a0a0a0" stroked="f"/>
        </w:pict>
      </w:r>
    </w:p>
    <w:p w14:paraId="47467E01"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6. Enterprise Update Distributor</w:t>
      </w:r>
    </w:p>
    <w:p w14:paraId="765CCF7E" w14:textId="77777777" w:rsidR="00403FCE" w:rsidRPr="00403FCE" w:rsidRDefault="00403FCE" w:rsidP="00403FCE">
      <w:pPr>
        <w:pStyle w:val="NoSpacing"/>
        <w:numPr>
          <w:ilvl w:val="0"/>
          <w:numId w:val="13"/>
        </w:numPr>
      </w:pPr>
      <w:r w:rsidRPr="00403FCE">
        <w:rPr>
          <w:b/>
          <w:bCs/>
        </w:rPr>
        <w:t>What it is</w:t>
      </w:r>
      <w:r w:rsidRPr="00403FCE">
        <w:t xml:space="preserve">: The </w:t>
      </w:r>
      <w:r w:rsidRPr="00403FCE">
        <w:rPr>
          <w:b/>
          <w:bCs/>
        </w:rPr>
        <w:t>distributor</w:t>
      </w:r>
      <w:r w:rsidRPr="00403FCE">
        <w:t xml:space="preserve"> or </w:t>
      </w:r>
      <w:r w:rsidRPr="00403FCE">
        <w:rPr>
          <w:b/>
          <w:bCs/>
        </w:rPr>
        <w:t>delivery system</w:t>
      </w:r>
      <w:r w:rsidRPr="00403FCE">
        <w:t>.</w:t>
      </w:r>
    </w:p>
    <w:p w14:paraId="6190FA86" w14:textId="77777777" w:rsidR="00403FCE" w:rsidRPr="00403FCE" w:rsidRDefault="00403FCE" w:rsidP="00403FCE">
      <w:pPr>
        <w:pStyle w:val="NoSpacing"/>
        <w:numPr>
          <w:ilvl w:val="0"/>
          <w:numId w:val="13"/>
        </w:numPr>
      </w:pPr>
      <w:r w:rsidRPr="00403FCE">
        <w:rPr>
          <w:b/>
          <w:bCs/>
        </w:rPr>
        <w:t>Job</w:t>
      </w:r>
      <w:r w:rsidRPr="00403FCE">
        <w:t xml:space="preserve">: It ensures that updates (new documents, modified files) are sent to the </w:t>
      </w:r>
      <w:r w:rsidRPr="00403FCE">
        <w:rPr>
          <w:b/>
          <w:bCs/>
        </w:rPr>
        <w:t>right index engine</w:t>
      </w:r>
      <w:r w:rsidRPr="00403FCE">
        <w:t xml:space="preserve"> for processing.</w:t>
      </w:r>
    </w:p>
    <w:p w14:paraId="11E7DA4C" w14:textId="77777777" w:rsidR="00403FCE" w:rsidRPr="00403FCE" w:rsidRDefault="00403FCE" w:rsidP="00403FCE">
      <w:pPr>
        <w:pStyle w:val="NoSpacing"/>
        <w:numPr>
          <w:ilvl w:val="0"/>
          <w:numId w:val="13"/>
        </w:numPr>
      </w:pPr>
      <w:r w:rsidRPr="00403FCE">
        <w:t xml:space="preserve">It handles the </w:t>
      </w:r>
      <w:r w:rsidRPr="00403FCE">
        <w:rPr>
          <w:b/>
          <w:bCs/>
        </w:rPr>
        <w:t>flow of updated data</w:t>
      </w:r>
      <w:r w:rsidRPr="00403FCE">
        <w:t xml:space="preserve"> to indexing.</w:t>
      </w:r>
    </w:p>
    <w:p w14:paraId="06AE5381" w14:textId="77777777" w:rsidR="00403FCE" w:rsidRPr="00403FCE" w:rsidRDefault="00000000" w:rsidP="00403FCE">
      <w:pPr>
        <w:pStyle w:val="NoSpacing"/>
      </w:pPr>
      <w:r>
        <w:pict w14:anchorId="3570AFFD">
          <v:rect id="_x0000_i1034" style="width:0;height:1.5pt" o:hralign="center" o:hrstd="t" o:hr="t" fillcolor="#a0a0a0" stroked="f"/>
        </w:pict>
      </w:r>
    </w:p>
    <w:p w14:paraId="68C630B0"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7. Enterprise Index Engine for Partition 1</w:t>
      </w:r>
    </w:p>
    <w:p w14:paraId="1646ABF4" w14:textId="77777777" w:rsidR="00403FCE" w:rsidRPr="00403FCE" w:rsidRDefault="00403FCE" w:rsidP="00403FCE">
      <w:pPr>
        <w:pStyle w:val="NoSpacing"/>
        <w:numPr>
          <w:ilvl w:val="0"/>
          <w:numId w:val="14"/>
        </w:numPr>
      </w:pPr>
      <w:r w:rsidRPr="00403FCE">
        <w:rPr>
          <w:b/>
          <w:bCs/>
        </w:rPr>
        <w:t>What it is</w:t>
      </w:r>
      <w:r w:rsidRPr="00403FCE">
        <w:t xml:space="preserve">: The </w:t>
      </w:r>
      <w:r w:rsidRPr="00403FCE">
        <w:rPr>
          <w:b/>
          <w:bCs/>
        </w:rPr>
        <w:t>main indexer</w:t>
      </w:r>
      <w:r w:rsidRPr="00403FCE">
        <w:t xml:space="preserve"> (brain).</w:t>
      </w:r>
    </w:p>
    <w:p w14:paraId="303F6537" w14:textId="77777777" w:rsidR="00403FCE" w:rsidRPr="00403FCE" w:rsidRDefault="00403FCE" w:rsidP="00403FCE">
      <w:pPr>
        <w:pStyle w:val="NoSpacing"/>
        <w:numPr>
          <w:ilvl w:val="0"/>
          <w:numId w:val="14"/>
        </w:numPr>
      </w:pPr>
      <w:r w:rsidRPr="00403FCE">
        <w:rPr>
          <w:b/>
          <w:bCs/>
        </w:rPr>
        <w:t>Job</w:t>
      </w:r>
      <w:r w:rsidRPr="00403FCE">
        <w:t xml:space="preserve">: It </w:t>
      </w:r>
      <w:r w:rsidRPr="00403FCE">
        <w:rPr>
          <w:b/>
          <w:bCs/>
        </w:rPr>
        <w:t>indexes</w:t>
      </w:r>
      <w:r w:rsidRPr="00403FCE">
        <w:t xml:space="preserve"> the document's contents—i.e., it adds the document info to a searchable </w:t>
      </w:r>
      <w:proofErr w:type="spellStart"/>
      <w:r w:rsidRPr="00403FCE">
        <w:t>catalog</w:t>
      </w:r>
      <w:proofErr w:type="spellEnd"/>
      <w:r w:rsidRPr="00403FCE">
        <w:t>.</w:t>
      </w:r>
    </w:p>
    <w:p w14:paraId="0B1AC3F4" w14:textId="77777777" w:rsidR="00403FCE" w:rsidRPr="00403FCE" w:rsidRDefault="00403FCE" w:rsidP="00403FCE">
      <w:pPr>
        <w:pStyle w:val="NoSpacing"/>
        <w:numPr>
          <w:ilvl w:val="0"/>
          <w:numId w:val="14"/>
        </w:numPr>
      </w:pPr>
      <w:r w:rsidRPr="00403FCE">
        <w:rPr>
          <w:b/>
          <w:bCs/>
        </w:rPr>
        <w:t>Example</w:t>
      </w:r>
      <w:r w:rsidRPr="00403FCE">
        <w:t>: Think of Google indexing web pages. This is like that—but for your internal documents.</w:t>
      </w:r>
    </w:p>
    <w:p w14:paraId="1CDC1A5F" w14:textId="77777777" w:rsidR="00403FCE" w:rsidRPr="00403FCE" w:rsidRDefault="00000000" w:rsidP="00403FCE">
      <w:pPr>
        <w:pStyle w:val="NoSpacing"/>
      </w:pPr>
      <w:r>
        <w:pict w14:anchorId="3F1C4331">
          <v:rect id="_x0000_i1035" style="width:0;height:1.5pt" o:hralign="center" o:hrstd="t" o:hr="t" fillcolor="#a0a0a0" stroked="f"/>
        </w:pict>
      </w:r>
    </w:p>
    <w:p w14:paraId="42EC60DD"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8. Partition 1</w:t>
      </w:r>
    </w:p>
    <w:p w14:paraId="014CDA87" w14:textId="77777777" w:rsidR="00403FCE" w:rsidRPr="00403FCE" w:rsidRDefault="00403FCE" w:rsidP="00403FCE">
      <w:pPr>
        <w:pStyle w:val="NoSpacing"/>
        <w:numPr>
          <w:ilvl w:val="0"/>
          <w:numId w:val="15"/>
        </w:numPr>
      </w:pPr>
      <w:r w:rsidRPr="00403FCE">
        <w:rPr>
          <w:b/>
          <w:bCs/>
        </w:rPr>
        <w:t>What it is</w:t>
      </w:r>
      <w:r w:rsidRPr="00403FCE">
        <w:t xml:space="preserve">: A </w:t>
      </w:r>
      <w:r w:rsidRPr="00403FCE">
        <w:rPr>
          <w:b/>
          <w:bCs/>
        </w:rPr>
        <w:t>storage section</w:t>
      </w:r>
      <w:r w:rsidRPr="00403FCE">
        <w:t xml:space="preserve"> for indexes.</w:t>
      </w:r>
    </w:p>
    <w:p w14:paraId="7C681128" w14:textId="77777777" w:rsidR="00403FCE" w:rsidRPr="00403FCE" w:rsidRDefault="00403FCE" w:rsidP="00403FCE">
      <w:pPr>
        <w:pStyle w:val="NoSpacing"/>
        <w:numPr>
          <w:ilvl w:val="0"/>
          <w:numId w:val="15"/>
        </w:numPr>
      </w:pPr>
      <w:r w:rsidRPr="00403FCE">
        <w:t xml:space="preserve">Large systems use </w:t>
      </w:r>
      <w:r w:rsidRPr="00403FCE">
        <w:rPr>
          <w:b/>
          <w:bCs/>
        </w:rPr>
        <w:t>partitions</w:t>
      </w:r>
      <w:r w:rsidRPr="00403FCE">
        <w:t xml:space="preserve"> to divide indexes and improve speed.</w:t>
      </w:r>
    </w:p>
    <w:p w14:paraId="3F671A80" w14:textId="77777777" w:rsidR="00403FCE" w:rsidRPr="00403FCE" w:rsidRDefault="00000000" w:rsidP="00403FCE">
      <w:pPr>
        <w:pStyle w:val="NoSpacing"/>
      </w:pPr>
      <w:r>
        <w:pict w14:anchorId="3A4A972D">
          <v:rect id="_x0000_i1036" style="width:0;height:1.5pt" o:hralign="center" o:hrstd="t" o:hr="t" fillcolor="#a0a0a0" stroked="f"/>
        </w:pict>
      </w:r>
    </w:p>
    <w:p w14:paraId="71708653"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9. Enterprise Search Engine for Partition 1</w:t>
      </w:r>
    </w:p>
    <w:p w14:paraId="04DE1897" w14:textId="77777777" w:rsidR="00403FCE" w:rsidRPr="00403FCE" w:rsidRDefault="00403FCE" w:rsidP="00403FCE">
      <w:pPr>
        <w:pStyle w:val="NoSpacing"/>
        <w:numPr>
          <w:ilvl w:val="0"/>
          <w:numId w:val="16"/>
        </w:numPr>
      </w:pPr>
      <w:r w:rsidRPr="00403FCE">
        <w:rPr>
          <w:b/>
          <w:bCs/>
        </w:rPr>
        <w:t>What it is</w:t>
      </w:r>
      <w:r w:rsidRPr="00403FCE">
        <w:t xml:space="preserve">: The </w:t>
      </w:r>
      <w:r w:rsidRPr="00403FCE">
        <w:rPr>
          <w:b/>
          <w:bCs/>
        </w:rPr>
        <w:t>search executor</w:t>
      </w:r>
      <w:r w:rsidRPr="00403FCE">
        <w:t>.</w:t>
      </w:r>
    </w:p>
    <w:p w14:paraId="576204D6" w14:textId="77777777" w:rsidR="00403FCE" w:rsidRPr="00403FCE" w:rsidRDefault="00403FCE" w:rsidP="00403FCE">
      <w:pPr>
        <w:pStyle w:val="NoSpacing"/>
        <w:numPr>
          <w:ilvl w:val="0"/>
          <w:numId w:val="16"/>
        </w:numPr>
      </w:pPr>
      <w:r w:rsidRPr="00403FCE">
        <w:rPr>
          <w:b/>
          <w:bCs/>
        </w:rPr>
        <w:t>Job</w:t>
      </w:r>
      <w:r w:rsidRPr="00403FCE">
        <w:t xml:space="preserve">: When a user types a search keyword (like "invoice"), this engine looks in the </w:t>
      </w:r>
      <w:r w:rsidRPr="00403FCE">
        <w:rPr>
          <w:b/>
          <w:bCs/>
        </w:rPr>
        <w:t>indexed partition</w:t>
      </w:r>
      <w:r w:rsidRPr="00403FCE">
        <w:t xml:space="preserve"> to find matching documents.</w:t>
      </w:r>
    </w:p>
    <w:p w14:paraId="6660777B" w14:textId="77777777" w:rsidR="00403FCE" w:rsidRPr="00403FCE" w:rsidRDefault="00403FCE" w:rsidP="00403FCE">
      <w:pPr>
        <w:pStyle w:val="NoSpacing"/>
        <w:numPr>
          <w:ilvl w:val="0"/>
          <w:numId w:val="16"/>
        </w:numPr>
      </w:pPr>
      <w:r w:rsidRPr="00403FCE">
        <w:rPr>
          <w:b/>
          <w:bCs/>
        </w:rPr>
        <w:t>Example</w:t>
      </w:r>
      <w:r w:rsidRPr="00403FCE">
        <w:t>: You search “Invoice 1234” — this engine finds and returns matching results.</w:t>
      </w:r>
    </w:p>
    <w:p w14:paraId="1DD49F8C" w14:textId="77777777" w:rsidR="00403FCE" w:rsidRPr="00403FCE" w:rsidRDefault="00000000" w:rsidP="00403FCE">
      <w:pPr>
        <w:pStyle w:val="NoSpacing"/>
      </w:pPr>
      <w:r>
        <w:pict w14:anchorId="5A967429">
          <v:rect id="_x0000_i1037" style="width:0;height:1.5pt" o:hralign="center" o:hrstd="t" o:hr="t" fillcolor="#a0a0a0" stroked="f"/>
        </w:pict>
      </w:r>
    </w:p>
    <w:p w14:paraId="00F98CFD" w14:textId="0D2E2781"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10. Enterprise Search Federator</w:t>
      </w:r>
      <w:r w:rsidR="00C4110B">
        <w:rPr>
          <w:b/>
          <w:bCs/>
        </w:rPr>
        <w:t>s</w:t>
      </w:r>
    </w:p>
    <w:p w14:paraId="00A27232" w14:textId="77777777" w:rsidR="00403FCE" w:rsidRPr="00403FCE" w:rsidRDefault="00403FCE" w:rsidP="00403FCE">
      <w:pPr>
        <w:pStyle w:val="NoSpacing"/>
        <w:numPr>
          <w:ilvl w:val="0"/>
          <w:numId w:val="17"/>
        </w:numPr>
      </w:pPr>
      <w:r w:rsidRPr="00403FCE">
        <w:rPr>
          <w:b/>
          <w:bCs/>
        </w:rPr>
        <w:t>What it is</w:t>
      </w:r>
      <w:r w:rsidRPr="00403FCE">
        <w:t xml:space="preserve">: The </w:t>
      </w:r>
      <w:r w:rsidRPr="00403FCE">
        <w:rPr>
          <w:b/>
          <w:bCs/>
        </w:rPr>
        <w:t>coordinator</w:t>
      </w:r>
      <w:r w:rsidRPr="00403FCE">
        <w:t xml:space="preserve"> when you have </w:t>
      </w:r>
      <w:r w:rsidRPr="00403FCE">
        <w:rPr>
          <w:b/>
          <w:bCs/>
        </w:rPr>
        <w:t>multiple partitions or search engines</w:t>
      </w:r>
      <w:r w:rsidRPr="00403FCE">
        <w:t>.</w:t>
      </w:r>
    </w:p>
    <w:p w14:paraId="7303A90D" w14:textId="77777777" w:rsidR="00403FCE" w:rsidRPr="00403FCE" w:rsidRDefault="00403FCE" w:rsidP="00403FCE">
      <w:pPr>
        <w:pStyle w:val="NoSpacing"/>
        <w:numPr>
          <w:ilvl w:val="0"/>
          <w:numId w:val="17"/>
        </w:numPr>
      </w:pPr>
      <w:r w:rsidRPr="00403FCE">
        <w:rPr>
          <w:b/>
          <w:bCs/>
        </w:rPr>
        <w:t>Job</w:t>
      </w:r>
      <w:r w:rsidRPr="00403FCE">
        <w:t>: It combines search results from all partitions or locations.</w:t>
      </w:r>
    </w:p>
    <w:p w14:paraId="6E794899" w14:textId="77777777" w:rsidR="00403FCE" w:rsidRPr="00403FCE" w:rsidRDefault="00403FCE" w:rsidP="00403FCE">
      <w:pPr>
        <w:pStyle w:val="NoSpacing"/>
        <w:numPr>
          <w:ilvl w:val="0"/>
          <w:numId w:val="17"/>
        </w:numPr>
      </w:pPr>
      <w:r w:rsidRPr="00403FCE">
        <w:rPr>
          <w:b/>
          <w:bCs/>
        </w:rPr>
        <w:t>Example</w:t>
      </w:r>
      <w:r w:rsidRPr="00403FCE">
        <w:t xml:space="preserve">: If you have documents split across departments (HR, Finance), this brings results from </w:t>
      </w:r>
      <w:proofErr w:type="gramStart"/>
      <w:r w:rsidRPr="00403FCE">
        <w:t>all in one</w:t>
      </w:r>
      <w:proofErr w:type="gramEnd"/>
      <w:r w:rsidRPr="00403FCE">
        <w:t xml:space="preserve"> go.</w:t>
      </w:r>
    </w:p>
    <w:p w14:paraId="3DE30440" w14:textId="77777777" w:rsidR="00403FCE" w:rsidRPr="00403FCE" w:rsidRDefault="00000000" w:rsidP="00403FCE">
      <w:pPr>
        <w:pStyle w:val="NoSpacing"/>
      </w:pPr>
      <w:r>
        <w:pict w14:anchorId="58F3286D">
          <v:rect id="_x0000_i1038" style="width:0;height:1.5pt" o:hralign="center" o:hrstd="t" o:hr="t" fillcolor="#a0a0a0" stroked="f"/>
        </w:pict>
      </w:r>
    </w:p>
    <w:p w14:paraId="4926F007"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11. Search Manager</w:t>
      </w:r>
    </w:p>
    <w:p w14:paraId="75D32225" w14:textId="77777777" w:rsidR="00403FCE" w:rsidRPr="00403FCE" w:rsidRDefault="00403FCE" w:rsidP="00403FCE">
      <w:pPr>
        <w:pStyle w:val="NoSpacing"/>
        <w:numPr>
          <w:ilvl w:val="0"/>
          <w:numId w:val="18"/>
        </w:numPr>
      </w:pPr>
      <w:r w:rsidRPr="00403FCE">
        <w:rPr>
          <w:b/>
          <w:bCs/>
        </w:rPr>
        <w:t>What it is</w:t>
      </w:r>
      <w:r w:rsidRPr="00403FCE">
        <w:t xml:space="preserve">: The </w:t>
      </w:r>
      <w:r w:rsidRPr="00403FCE">
        <w:rPr>
          <w:b/>
          <w:bCs/>
        </w:rPr>
        <w:t>top-level manager</w:t>
      </w:r>
      <w:r w:rsidRPr="00403FCE">
        <w:t xml:space="preserve"> for search activities.</w:t>
      </w:r>
    </w:p>
    <w:p w14:paraId="3FD1CAF8" w14:textId="77777777" w:rsidR="00403FCE" w:rsidRPr="00403FCE" w:rsidRDefault="00403FCE" w:rsidP="00403FCE">
      <w:pPr>
        <w:pStyle w:val="NoSpacing"/>
        <w:numPr>
          <w:ilvl w:val="0"/>
          <w:numId w:val="18"/>
        </w:numPr>
      </w:pPr>
      <w:r w:rsidRPr="00403FCE">
        <w:rPr>
          <w:b/>
          <w:bCs/>
        </w:rPr>
        <w:t>Job</w:t>
      </w:r>
      <w:r w:rsidRPr="00403FCE">
        <w:t>: It coordinates all search-related tasks, handles user queries, manages configuration, and ensures everything works smoothly.</w:t>
      </w:r>
    </w:p>
    <w:p w14:paraId="6E646ABA" w14:textId="77777777" w:rsidR="00403FCE" w:rsidRPr="00403FCE" w:rsidRDefault="00000000" w:rsidP="00403FCE">
      <w:pPr>
        <w:pStyle w:val="NoSpacing"/>
      </w:pPr>
      <w:r>
        <w:pict w14:anchorId="0362CE25">
          <v:rect id="_x0000_i1039" style="width:0;height:1.5pt" o:hralign="center" o:hrstd="t" o:hr="t" fillcolor="#a0a0a0" stroked="f"/>
        </w:pict>
      </w:r>
    </w:p>
    <w:p w14:paraId="1D5F4B39" w14:textId="77777777" w:rsidR="00403FCE" w:rsidRDefault="00403FCE" w:rsidP="00403FCE">
      <w:pPr>
        <w:pStyle w:val="NoSpacing"/>
        <w:rPr>
          <w:b/>
          <w:bCs/>
        </w:rPr>
      </w:pPr>
      <w:r w:rsidRPr="00403FCE">
        <w:rPr>
          <w:rFonts w:ascii="Segoe UI Emoji" w:hAnsi="Segoe UI Emoji" w:cs="Segoe UI Emoji"/>
          <w:b/>
          <w:bCs/>
        </w:rPr>
        <w:t>✅</w:t>
      </w:r>
      <w:r w:rsidRPr="00403FCE">
        <w:rPr>
          <w:b/>
          <w:bCs/>
        </w:rPr>
        <w:t xml:space="preserve"> Final Simple Diagram</w:t>
      </w:r>
    </w:p>
    <w:p w14:paraId="559771A3" w14:textId="77777777" w:rsidR="006B02B3" w:rsidRPr="00403FCE" w:rsidRDefault="006B02B3" w:rsidP="00403FCE">
      <w:pPr>
        <w:pStyle w:val="NoSpacing"/>
        <w:rPr>
          <w:b/>
          <w:bCs/>
        </w:rPr>
      </w:pPr>
    </w:p>
    <w:p w14:paraId="47715B5E" w14:textId="77777777" w:rsidR="00403FCE" w:rsidRPr="00403FCE" w:rsidRDefault="00403FCE" w:rsidP="00403FCE">
      <w:pPr>
        <w:pStyle w:val="NoSpacing"/>
      </w:pPr>
      <w:r w:rsidRPr="00403FCE">
        <w:rPr>
          <w:rFonts w:ascii="Segoe UI Emoji" w:hAnsi="Segoe UI Emoji" w:cs="Segoe UI Emoji"/>
        </w:rPr>
        <w:t>📁</w:t>
      </w:r>
      <w:r w:rsidRPr="00403FCE">
        <w:t xml:space="preserve"> Data Source Folder</w:t>
      </w:r>
    </w:p>
    <w:p w14:paraId="62CAF180" w14:textId="77777777" w:rsidR="00403FCE" w:rsidRPr="00403FCE" w:rsidRDefault="00403FCE" w:rsidP="00403FCE">
      <w:pPr>
        <w:pStyle w:val="NoSpacing"/>
      </w:pPr>
      <w:r w:rsidRPr="00403FCE">
        <w:t xml:space="preserve">      ↓</w:t>
      </w:r>
    </w:p>
    <w:p w14:paraId="1E9F98DD" w14:textId="77777777" w:rsidR="00403FCE" w:rsidRPr="00403FCE" w:rsidRDefault="00403FCE" w:rsidP="00403FCE">
      <w:pPr>
        <w:pStyle w:val="NoSpacing"/>
      </w:pPr>
      <w:r w:rsidRPr="00403FCE">
        <w:rPr>
          <w:rFonts w:ascii="Segoe UI Emoji" w:hAnsi="Segoe UI Emoji" w:cs="Segoe UI Emoji"/>
        </w:rPr>
        <w:t>🧠</w:t>
      </w:r>
      <w:r w:rsidRPr="00403FCE">
        <w:t xml:space="preserve"> Data Flow Manager</w:t>
      </w:r>
    </w:p>
    <w:p w14:paraId="6BB81632" w14:textId="77777777" w:rsidR="00403FCE" w:rsidRPr="00403FCE" w:rsidRDefault="00403FCE" w:rsidP="00403FCE">
      <w:pPr>
        <w:pStyle w:val="NoSpacing"/>
      </w:pPr>
      <w:r w:rsidRPr="00403FCE">
        <w:t xml:space="preserve">      ↓</w:t>
      </w:r>
    </w:p>
    <w:p w14:paraId="10387A0C" w14:textId="77777777" w:rsidR="00403FCE" w:rsidRPr="00403FCE" w:rsidRDefault="00403FCE" w:rsidP="00403FCE">
      <w:pPr>
        <w:pStyle w:val="NoSpacing"/>
      </w:pPr>
      <w:r w:rsidRPr="00403FCE">
        <w:rPr>
          <w:rFonts w:ascii="Segoe UI Emoji" w:hAnsi="Segoe UI Emoji" w:cs="Segoe UI Emoji"/>
        </w:rPr>
        <w:lastRenderedPageBreak/>
        <w:t>📖</w:t>
      </w:r>
      <w:r w:rsidRPr="00403FCE">
        <w:t xml:space="preserve"> Extractor Process</w:t>
      </w:r>
    </w:p>
    <w:p w14:paraId="61AED7D4" w14:textId="77777777" w:rsidR="00403FCE" w:rsidRPr="00403FCE" w:rsidRDefault="00403FCE" w:rsidP="00403FCE">
      <w:pPr>
        <w:pStyle w:val="NoSpacing"/>
      </w:pPr>
      <w:r w:rsidRPr="00403FCE">
        <w:t xml:space="preserve">      ↓</w:t>
      </w:r>
    </w:p>
    <w:p w14:paraId="0B9AC612" w14:textId="77777777" w:rsidR="00403FCE" w:rsidRPr="00403FCE" w:rsidRDefault="00403FCE" w:rsidP="00403FCE">
      <w:pPr>
        <w:pStyle w:val="NoSpacing"/>
      </w:pPr>
      <w:r w:rsidRPr="00403FCE">
        <w:rPr>
          <w:rFonts w:ascii="Segoe UI Emoji" w:hAnsi="Segoe UI Emoji" w:cs="Segoe UI Emoji"/>
        </w:rPr>
        <w:t>📝</w:t>
      </w:r>
      <w:r w:rsidRPr="00403FCE">
        <w:t xml:space="preserve"> Document Conversion (if needed)</w:t>
      </w:r>
    </w:p>
    <w:p w14:paraId="4BAD6326" w14:textId="77777777" w:rsidR="00403FCE" w:rsidRPr="00403FCE" w:rsidRDefault="00403FCE" w:rsidP="00403FCE">
      <w:pPr>
        <w:pStyle w:val="NoSpacing"/>
      </w:pPr>
      <w:r w:rsidRPr="00403FCE">
        <w:t xml:space="preserve">      ↓</w:t>
      </w:r>
    </w:p>
    <w:p w14:paraId="55C19500" w14:textId="77777777" w:rsidR="00403FCE" w:rsidRPr="00403FCE" w:rsidRDefault="00403FCE" w:rsidP="00403FCE">
      <w:pPr>
        <w:pStyle w:val="NoSpacing"/>
      </w:pPr>
      <w:r w:rsidRPr="00403FCE">
        <w:rPr>
          <w:rFonts w:ascii="Segoe UI Emoji" w:hAnsi="Segoe UI Emoji" w:cs="Segoe UI Emoji"/>
        </w:rPr>
        <w:t>📦</w:t>
      </w:r>
      <w:r w:rsidRPr="00403FCE">
        <w:t xml:space="preserve"> Prospector Importer</w:t>
      </w:r>
    </w:p>
    <w:p w14:paraId="7E7E05ED" w14:textId="77777777" w:rsidR="00403FCE" w:rsidRPr="00403FCE" w:rsidRDefault="00403FCE" w:rsidP="00403FCE">
      <w:pPr>
        <w:pStyle w:val="NoSpacing"/>
      </w:pPr>
      <w:r w:rsidRPr="00403FCE">
        <w:t xml:space="preserve">      ↓</w:t>
      </w:r>
    </w:p>
    <w:p w14:paraId="43B648A3" w14:textId="77777777" w:rsidR="00403FCE" w:rsidRPr="00403FCE" w:rsidRDefault="00403FCE" w:rsidP="00403FCE">
      <w:pPr>
        <w:pStyle w:val="NoSpacing"/>
      </w:pPr>
      <w:r w:rsidRPr="00403FCE">
        <w:rPr>
          <w:rFonts w:ascii="Segoe UI Emoji" w:hAnsi="Segoe UI Emoji" w:cs="Segoe UI Emoji"/>
        </w:rPr>
        <w:t>🚚</w:t>
      </w:r>
      <w:r w:rsidRPr="00403FCE">
        <w:t xml:space="preserve"> Update Distributor</w:t>
      </w:r>
    </w:p>
    <w:p w14:paraId="430D72A7" w14:textId="77777777" w:rsidR="00403FCE" w:rsidRPr="00403FCE" w:rsidRDefault="00403FCE" w:rsidP="00403FCE">
      <w:pPr>
        <w:pStyle w:val="NoSpacing"/>
      </w:pPr>
      <w:r w:rsidRPr="00403FCE">
        <w:t xml:space="preserve">      ↓</w:t>
      </w:r>
    </w:p>
    <w:p w14:paraId="75F4378C" w14:textId="77777777" w:rsidR="00403FCE" w:rsidRPr="00403FCE" w:rsidRDefault="00403FCE" w:rsidP="00403FCE">
      <w:pPr>
        <w:pStyle w:val="NoSpacing"/>
      </w:pPr>
      <w:r w:rsidRPr="00403FCE">
        <w:rPr>
          <w:rFonts w:ascii="Segoe UI Emoji" w:hAnsi="Segoe UI Emoji" w:cs="Segoe UI Emoji"/>
        </w:rPr>
        <w:t>📚</w:t>
      </w:r>
      <w:r w:rsidRPr="00403FCE">
        <w:t xml:space="preserve"> Index Engine → </w:t>
      </w:r>
      <w:r w:rsidRPr="00403FCE">
        <w:rPr>
          <w:rFonts w:ascii="Segoe UI Symbol" w:hAnsi="Segoe UI Symbol" w:cs="Segoe UI Symbol"/>
        </w:rPr>
        <w:t>🗃</w:t>
      </w:r>
      <w:r w:rsidRPr="00403FCE">
        <w:t xml:space="preserve"> Partition</w:t>
      </w:r>
    </w:p>
    <w:p w14:paraId="3503EF9E" w14:textId="77777777" w:rsidR="00403FCE" w:rsidRPr="00403FCE" w:rsidRDefault="00403FCE" w:rsidP="00403FCE">
      <w:pPr>
        <w:pStyle w:val="NoSpacing"/>
      </w:pPr>
      <w:r w:rsidRPr="00403FCE">
        <w:t xml:space="preserve">      ↓</w:t>
      </w:r>
    </w:p>
    <w:p w14:paraId="730C60AE" w14:textId="77777777" w:rsidR="00403FCE" w:rsidRPr="00403FCE" w:rsidRDefault="00403FCE" w:rsidP="00403FCE">
      <w:pPr>
        <w:pStyle w:val="NoSpacing"/>
      </w:pPr>
      <w:r w:rsidRPr="00403FCE">
        <w:rPr>
          <w:rFonts w:ascii="Segoe UI Emoji" w:hAnsi="Segoe UI Emoji" w:cs="Segoe UI Emoji"/>
        </w:rPr>
        <w:t>🔍</w:t>
      </w:r>
      <w:r w:rsidRPr="00403FCE">
        <w:t xml:space="preserve"> Search Engine</w:t>
      </w:r>
    </w:p>
    <w:p w14:paraId="3CE5DCB6" w14:textId="77777777" w:rsidR="00403FCE" w:rsidRPr="00403FCE" w:rsidRDefault="00403FCE" w:rsidP="00403FCE">
      <w:pPr>
        <w:pStyle w:val="NoSpacing"/>
      </w:pPr>
      <w:r w:rsidRPr="00403FCE">
        <w:t xml:space="preserve">      ↓</w:t>
      </w:r>
    </w:p>
    <w:p w14:paraId="5951025D" w14:textId="77777777" w:rsidR="00403FCE" w:rsidRPr="00403FCE" w:rsidRDefault="00403FCE" w:rsidP="00403FCE">
      <w:pPr>
        <w:pStyle w:val="NoSpacing"/>
      </w:pPr>
      <w:r w:rsidRPr="00403FCE">
        <w:rPr>
          <w:rFonts w:ascii="Segoe UI Emoji" w:hAnsi="Segoe UI Emoji" w:cs="Segoe UI Emoji"/>
        </w:rPr>
        <w:t>🌐</w:t>
      </w:r>
      <w:r w:rsidRPr="00403FCE">
        <w:t xml:space="preserve"> Search Federator (if multiple partitions)</w:t>
      </w:r>
    </w:p>
    <w:p w14:paraId="13D4983C" w14:textId="77777777" w:rsidR="00403FCE" w:rsidRPr="00403FCE" w:rsidRDefault="00403FCE" w:rsidP="00403FCE">
      <w:pPr>
        <w:pStyle w:val="NoSpacing"/>
      </w:pPr>
      <w:r w:rsidRPr="00403FCE">
        <w:t xml:space="preserve">      ↓</w:t>
      </w:r>
    </w:p>
    <w:p w14:paraId="5DE0DF3B" w14:textId="77777777" w:rsidR="00403FCE" w:rsidRPr="00403FCE" w:rsidRDefault="00403FCE" w:rsidP="00403FCE">
      <w:pPr>
        <w:pStyle w:val="NoSpacing"/>
      </w:pPr>
      <w:r w:rsidRPr="00403FCE">
        <w:rPr>
          <w:rFonts w:ascii="Segoe UI Emoji" w:hAnsi="Segoe UI Emoji" w:cs="Segoe UI Emoji"/>
        </w:rPr>
        <w:t>🧑</w:t>
      </w:r>
      <w:r w:rsidRPr="00403FCE">
        <w:t xml:space="preserve"> User gets search results!</w:t>
      </w:r>
    </w:p>
    <w:p w14:paraId="16E0C56F" w14:textId="77777777" w:rsidR="00403FCE" w:rsidRPr="00403FCE" w:rsidRDefault="00000000" w:rsidP="00403FCE">
      <w:pPr>
        <w:pStyle w:val="NoSpacing"/>
      </w:pPr>
      <w:r>
        <w:pict w14:anchorId="008B0E2E">
          <v:rect id="_x0000_i1040" style="width:0;height:1.5pt" o:hralign="center" o:hrstd="t" o:hr="t" fillcolor="#a0a0a0" stroked="f"/>
        </w:pict>
      </w:r>
    </w:p>
    <w:p w14:paraId="4802F57C" w14:textId="77777777" w:rsidR="00403FCE" w:rsidRPr="00403FCE" w:rsidRDefault="00403FCE" w:rsidP="00403FCE">
      <w:pPr>
        <w:pStyle w:val="NoSpacing"/>
        <w:rPr>
          <w:b/>
          <w:bCs/>
        </w:rPr>
      </w:pPr>
      <w:r w:rsidRPr="00403FCE">
        <w:rPr>
          <w:rFonts w:ascii="Segoe UI Emoji" w:hAnsi="Segoe UI Emoji" w:cs="Segoe UI Emoji"/>
          <w:b/>
          <w:bCs/>
        </w:rPr>
        <w:t>💡</w:t>
      </w:r>
      <w:r w:rsidRPr="00403FCE">
        <w:rPr>
          <w:b/>
          <w:bCs/>
        </w:rPr>
        <w:t xml:space="preserve"> Real-Life Analogy</w:t>
      </w:r>
    </w:p>
    <w:p w14:paraId="34907ECC" w14:textId="77777777" w:rsidR="00403FCE" w:rsidRPr="00403FCE" w:rsidRDefault="00403FCE" w:rsidP="00403FCE">
      <w:pPr>
        <w:pStyle w:val="NoSpacing"/>
      </w:pPr>
      <w:r w:rsidRPr="00403FCE">
        <w:t>Imagine you're organizing your house:</w:t>
      </w:r>
    </w:p>
    <w:p w14:paraId="265D2F67" w14:textId="77777777" w:rsidR="00403FCE" w:rsidRPr="00403FCE" w:rsidRDefault="00403FCE" w:rsidP="00403FCE">
      <w:pPr>
        <w:pStyle w:val="NoSpacing"/>
        <w:numPr>
          <w:ilvl w:val="0"/>
          <w:numId w:val="19"/>
        </w:numPr>
      </w:pPr>
      <w:r w:rsidRPr="00403FCE">
        <w:t xml:space="preserve">You </w:t>
      </w:r>
      <w:r w:rsidRPr="00403FCE">
        <w:rPr>
          <w:b/>
          <w:bCs/>
        </w:rPr>
        <w:t>collect papers</w:t>
      </w:r>
      <w:r w:rsidRPr="00403FCE">
        <w:t xml:space="preserve"> (data folder),</w:t>
      </w:r>
    </w:p>
    <w:p w14:paraId="5FF04D58" w14:textId="77777777" w:rsidR="00403FCE" w:rsidRPr="00403FCE" w:rsidRDefault="00403FCE" w:rsidP="00403FCE">
      <w:pPr>
        <w:pStyle w:val="NoSpacing"/>
        <w:numPr>
          <w:ilvl w:val="0"/>
          <w:numId w:val="19"/>
        </w:numPr>
      </w:pPr>
      <w:r w:rsidRPr="00403FCE">
        <w:rPr>
          <w:b/>
          <w:bCs/>
        </w:rPr>
        <w:t>Read and sort them</w:t>
      </w:r>
      <w:r w:rsidRPr="00403FCE">
        <w:t xml:space="preserve"> (extractor),</w:t>
      </w:r>
    </w:p>
    <w:p w14:paraId="20D41B63" w14:textId="77777777" w:rsidR="00403FCE" w:rsidRPr="00403FCE" w:rsidRDefault="00403FCE" w:rsidP="00403FCE">
      <w:pPr>
        <w:pStyle w:val="NoSpacing"/>
        <w:numPr>
          <w:ilvl w:val="0"/>
          <w:numId w:val="19"/>
        </w:numPr>
      </w:pPr>
      <w:r w:rsidRPr="00403FCE">
        <w:rPr>
          <w:b/>
          <w:bCs/>
        </w:rPr>
        <w:t>Type scanned ones</w:t>
      </w:r>
      <w:r w:rsidRPr="00403FCE">
        <w:t xml:space="preserve"> (conversion),</w:t>
      </w:r>
    </w:p>
    <w:p w14:paraId="042B6675" w14:textId="77777777" w:rsidR="00403FCE" w:rsidRPr="00403FCE" w:rsidRDefault="00403FCE" w:rsidP="00403FCE">
      <w:pPr>
        <w:pStyle w:val="NoSpacing"/>
        <w:numPr>
          <w:ilvl w:val="0"/>
          <w:numId w:val="19"/>
        </w:numPr>
      </w:pPr>
      <w:r w:rsidRPr="00403FCE">
        <w:rPr>
          <w:b/>
          <w:bCs/>
        </w:rPr>
        <w:t>Store info into your notebook</w:t>
      </w:r>
      <w:r w:rsidRPr="00403FCE">
        <w:t xml:space="preserve"> (indexing),</w:t>
      </w:r>
    </w:p>
    <w:p w14:paraId="1006408B" w14:textId="77777777" w:rsidR="00403FCE" w:rsidRPr="00403FCE" w:rsidRDefault="00403FCE" w:rsidP="00403FCE">
      <w:pPr>
        <w:pStyle w:val="NoSpacing"/>
        <w:numPr>
          <w:ilvl w:val="0"/>
          <w:numId w:val="19"/>
        </w:numPr>
      </w:pPr>
      <w:r w:rsidRPr="00403FCE">
        <w:t>And later when someone says “Find electricity bill,”</w:t>
      </w:r>
    </w:p>
    <w:p w14:paraId="5AE6C426" w14:textId="77777777" w:rsidR="00403FCE" w:rsidRPr="00403FCE" w:rsidRDefault="00403FCE" w:rsidP="00403FCE">
      <w:pPr>
        <w:pStyle w:val="NoSpacing"/>
        <w:numPr>
          <w:ilvl w:val="1"/>
          <w:numId w:val="19"/>
        </w:numPr>
      </w:pPr>
      <w:r w:rsidRPr="00403FCE">
        <w:t xml:space="preserve">You </w:t>
      </w:r>
      <w:r w:rsidRPr="00403FCE">
        <w:rPr>
          <w:b/>
          <w:bCs/>
        </w:rPr>
        <w:t>search your notebook</w:t>
      </w:r>
      <w:r w:rsidRPr="00403FCE">
        <w:t xml:space="preserve"> (search engine),</w:t>
      </w:r>
    </w:p>
    <w:p w14:paraId="61FFD3B9" w14:textId="77777777" w:rsidR="00403FCE" w:rsidRPr="00403FCE" w:rsidRDefault="00403FCE" w:rsidP="00403FCE">
      <w:pPr>
        <w:pStyle w:val="NoSpacing"/>
        <w:numPr>
          <w:ilvl w:val="1"/>
          <w:numId w:val="19"/>
        </w:numPr>
      </w:pPr>
      <w:r w:rsidRPr="00403FCE">
        <w:t>Even if bills are split into different drawers (partitions),</w:t>
      </w:r>
    </w:p>
    <w:p w14:paraId="2E6A4BF5" w14:textId="77777777" w:rsidR="00403FCE" w:rsidRPr="00403FCE" w:rsidRDefault="00403FCE" w:rsidP="00403FCE">
      <w:pPr>
        <w:pStyle w:val="NoSpacing"/>
        <w:numPr>
          <w:ilvl w:val="1"/>
          <w:numId w:val="19"/>
        </w:numPr>
      </w:pPr>
      <w:r w:rsidRPr="00403FCE">
        <w:t>You still get the right result instantly!</w:t>
      </w:r>
    </w:p>
    <w:p w14:paraId="3EF0B11F" w14:textId="77777777" w:rsidR="00403FCE" w:rsidRPr="00403FCE" w:rsidRDefault="00000000" w:rsidP="00403FCE">
      <w:pPr>
        <w:pStyle w:val="NoSpacing"/>
      </w:pPr>
      <w:r>
        <w:pict w14:anchorId="71AB98AE">
          <v:rect id="_x0000_i1041" style="width:0;height:1.5pt" o:hralign="center" o:hrstd="t" o:hr="t" fillcolor="#a0a0a0" stroked="f"/>
        </w:pict>
      </w:r>
    </w:p>
    <w:p w14:paraId="065CDD26" w14:textId="77777777" w:rsidR="00403FCE" w:rsidRDefault="00403FCE" w:rsidP="004D5FC7">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018"/>
        <w:gridCol w:w="5137"/>
      </w:tblGrid>
      <w:tr w:rsidR="002B766D" w:rsidRPr="00020783" w14:paraId="38F70748" w14:textId="77777777" w:rsidTr="002B766D">
        <w:trPr>
          <w:tblHeader/>
          <w:tblCellSpacing w:w="15" w:type="dxa"/>
        </w:trPr>
        <w:tc>
          <w:tcPr>
            <w:tcW w:w="0" w:type="auto"/>
            <w:vAlign w:val="center"/>
            <w:hideMark/>
          </w:tcPr>
          <w:p w14:paraId="0956427E" w14:textId="77777777" w:rsidR="002B766D" w:rsidRPr="00020783" w:rsidRDefault="002B766D" w:rsidP="00020783">
            <w:pPr>
              <w:pStyle w:val="NoSpacing"/>
              <w:rPr>
                <w:sz w:val="18"/>
                <w:szCs w:val="18"/>
              </w:rPr>
            </w:pPr>
            <w:r w:rsidRPr="00020783">
              <w:rPr>
                <w:sz w:val="18"/>
                <w:szCs w:val="18"/>
              </w:rPr>
              <w:t>Term</w:t>
            </w:r>
          </w:p>
        </w:tc>
        <w:tc>
          <w:tcPr>
            <w:tcW w:w="0" w:type="auto"/>
            <w:vAlign w:val="center"/>
            <w:hideMark/>
          </w:tcPr>
          <w:p w14:paraId="4D419132" w14:textId="77777777" w:rsidR="002B766D" w:rsidRPr="00020783" w:rsidRDefault="002B766D" w:rsidP="00020783">
            <w:pPr>
              <w:pStyle w:val="NoSpacing"/>
              <w:rPr>
                <w:sz w:val="18"/>
                <w:szCs w:val="18"/>
              </w:rPr>
            </w:pPr>
            <w:r w:rsidRPr="00020783">
              <w:rPr>
                <w:sz w:val="18"/>
                <w:szCs w:val="18"/>
              </w:rPr>
              <w:t>One-Line Definition</w:t>
            </w:r>
          </w:p>
        </w:tc>
        <w:tc>
          <w:tcPr>
            <w:tcW w:w="0" w:type="auto"/>
            <w:vAlign w:val="center"/>
            <w:hideMark/>
          </w:tcPr>
          <w:p w14:paraId="676C188F" w14:textId="77777777" w:rsidR="002B766D" w:rsidRPr="00020783" w:rsidRDefault="002B766D" w:rsidP="00020783">
            <w:pPr>
              <w:pStyle w:val="NoSpacing"/>
              <w:rPr>
                <w:sz w:val="18"/>
                <w:szCs w:val="18"/>
              </w:rPr>
            </w:pPr>
            <w:r w:rsidRPr="00020783">
              <w:rPr>
                <w:sz w:val="18"/>
                <w:szCs w:val="18"/>
              </w:rPr>
              <w:t>Simple Explanation</w:t>
            </w:r>
          </w:p>
        </w:tc>
      </w:tr>
      <w:tr w:rsidR="002B766D" w:rsidRPr="00020783" w14:paraId="67FC6961" w14:textId="77777777" w:rsidTr="002B766D">
        <w:trPr>
          <w:tblCellSpacing w:w="15" w:type="dxa"/>
        </w:trPr>
        <w:tc>
          <w:tcPr>
            <w:tcW w:w="0" w:type="auto"/>
            <w:vAlign w:val="center"/>
            <w:hideMark/>
          </w:tcPr>
          <w:p w14:paraId="77DF2D1E" w14:textId="77777777" w:rsidR="002B766D" w:rsidRPr="00020783" w:rsidRDefault="002B766D" w:rsidP="00020783">
            <w:pPr>
              <w:pStyle w:val="NoSpacing"/>
              <w:rPr>
                <w:sz w:val="18"/>
                <w:szCs w:val="18"/>
              </w:rPr>
            </w:pPr>
            <w:r w:rsidRPr="00020783">
              <w:rPr>
                <w:sz w:val="18"/>
                <w:szCs w:val="18"/>
              </w:rPr>
              <w:t>OpenText</w:t>
            </w:r>
          </w:p>
        </w:tc>
        <w:tc>
          <w:tcPr>
            <w:tcW w:w="0" w:type="auto"/>
            <w:vAlign w:val="center"/>
            <w:hideMark/>
          </w:tcPr>
          <w:p w14:paraId="47D2E18B" w14:textId="77777777" w:rsidR="002B766D" w:rsidRPr="00020783" w:rsidRDefault="002B766D" w:rsidP="00020783">
            <w:pPr>
              <w:pStyle w:val="NoSpacing"/>
              <w:rPr>
                <w:sz w:val="18"/>
                <w:szCs w:val="18"/>
              </w:rPr>
            </w:pPr>
            <w:r w:rsidRPr="00020783">
              <w:rPr>
                <w:sz w:val="18"/>
                <w:szCs w:val="18"/>
              </w:rPr>
              <w:t>Software vendor for ECM solutions.</w:t>
            </w:r>
          </w:p>
        </w:tc>
        <w:tc>
          <w:tcPr>
            <w:tcW w:w="0" w:type="auto"/>
            <w:vAlign w:val="center"/>
            <w:hideMark/>
          </w:tcPr>
          <w:p w14:paraId="29E17A13" w14:textId="77777777" w:rsidR="002B766D" w:rsidRDefault="002B766D" w:rsidP="00020783">
            <w:pPr>
              <w:pStyle w:val="NoSpacing"/>
              <w:rPr>
                <w:sz w:val="18"/>
                <w:szCs w:val="18"/>
              </w:rPr>
            </w:pPr>
            <w:r w:rsidRPr="00020783">
              <w:rPr>
                <w:sz w:val="18"/>
                <w:szCs w:val="18"/>
              </w:rPr>
              <w:t>OpenText is a leading provider of Enterprise Content Management (ECM) solutions used for organizing, managing, and sharing content in businesses.</w:t>
            </w:r>
          </w:p>
          <w:p w14:paraId="00235EE7" w14:textId="77777777" w:rsidR="009C5383" w:rsidRPr="00020783" w:rsidRDefault="009C5383" w:rsidP="00020783">
            <w:pPr>
              <w:pStyle w:val="NoSpacing"/>
              <w:rPr>
                <w:sz w:val="18"/>
                <w:szCs w:val="18"/>
              </w:rPr>
            </w:pPr>
          </w:p>
        </w:tc>
      </w:tr>
      <w:tr w:rsidR="002B766D" w:rsidRPr="00020783" w14:paraId="0DED842A" w14:textId="77777777" w:rsidTr="002B766D">
        <w:trPr>
          <w:tblCellSpacing w:w="15" w:type="dxa"/>
        </w:trPr>
        <w:tc>
          <w:tcPr>
            <w:tcW w:w="0" w:type="auto"/>
            <w:vAlign w:val="center"/>
            <w:hideMark/>
          </w:tcPr>
          <w:p w14:paraId="5963A78C" w14:textId="77777777" w:rsidR="002B766D" w:rsidRPr="00020783" w:rsidRDefault="002B766D" w:rsidP="00020783">
            <w:pPr>
              <w:pStyle w:val="NoSpacing"/>
              <w:rPr>
                <w:sz w:val="18"/>
                <w:szCs w:val="18"/>
              </w:rPr>
            </w:pPr>
            <w:r w:rsidRPr="00020783">
              <w:rPr>
                <w:sz w:val="18"/>
                <w:szCs w:val="18"/>
              </w:rPr>
              <w:t>Content Server (CS)</w:t>
            </w:r>
          </w:p>
        </w:tc>
        <w:tc>
          <w:tcPr>
            <w:tcW w:w="0" w:type="auto"/>
            <w:vAlign w:val="center"/>
            <w:hideMark/>
          </w:tcPr>
          <w:p w14:paraId="5F1F9101" w14:textId="77777777" w:rsidR="002B766D" w:rsidRPr="00020783" w:rsidRDefault="002B766D" w:rsidP="00020783">
            <w:pPr>
              <w:pStyle w:val="NoSpacing"/>
              <w:rPr>
                <w:sz w:val="18"/>
                <w:szCs w:val="18"/>
              </w:rPr>
            </w:pPr>
            <w:r w:rsidRPr="00020783">
              <w:rPr>
                <w:sz w:val="18"/>
                <w:szCs w:val="18"/>
              </w:rPr>
              <w:t>Platform to manage and store content.</w:t>
            </w:r>
          </w:p>
        </w:tc>
        <w:tc>
          <w:tcPr>
            <w:tcW w:w="0" w:type="auto"/>
            <w:vAlign w:val="center"/>
            <w:hideMark/>
          </w:tcPr>
          <w:p w14:paraId="1FE01E2E" w14:textId="77777777" w:rsidR="002B766D" w:rsidRDefault="002B766D" w:rsidP="00020783">
            <w:pPr>
              <w:pStyle w:val="NoSpacing"/>
              <w:rPr>
                <w:sz w:val="18"/>
                <w:szCs w:val="18"/>
              </w:rPr>
            </w:pPr>
            <w:r w:rsidRPr="00020783">
              <w:rPr>
                <w:sz w:val="18"/>
                <w:szCs w:val="18"/>
              </w:rPr>
              <w:t>Content Server is a centralized system that helps businesses manage all their documents, metadata, and related content in a secure, organized way.</w:t>
            </w:r>
          </w:p>
          <w:p w14:paraId="590AC9D3" w14:textId="77777777" w:rsidR="009C5383" w:rsidRPr="00020783" w:rsidRDefault="009C5383" w:rsidP="00020783">
            <w:pPr>
              <w:pStyle w:val="NoSpacing"/>
              <w:rPr>
                <w:sz w:val="18"/>
                <w:szCs w:val="18"/>
              </w:rPr>
            </w:pPr>
          </w:p>
        </w:tc>
      </w:tr>
      <w:tr w:rsidR="002B766D" w:rsidRPr="00020783" w14:paraId="19661426" w14:textId="77777777" w:rsidTr="002B766D">
        <w:trPr>
          <w:tblCellSpacing w:w="15" w:type="dxa"/>
        </w:trPr>
        <w:tc>
          <w:tcPr>
            <w:tcW w:w="0" w:type="auto"/>
            <w:vAlign w:val="center"/>
            <w:hideMark/>
          </w:tcPr>
          <w:p w14:paraId="6BF3F0EF" w14:textId="77777777" w:rsidR="002B766D" w:rsidRPr="00020783" w:rsidRDefault="002B766D" w:rsidP="00020783">
            <w:pPr>
              <w:pStyle w:val="NoSpacing"/>
              <w:rPr>
                <w:sz w:val="18"/>
                <w:szCs w:val="18"/>
              </w:rPr>
            </w:pPr>
            <w:r w:rsidRPr="00020783">
              <w:rPr>
                <w:sz w:val="18"/>
                <w:szCs w:val="18"/>
              </w:rPr>
              <w:t>Enterprise Content Management (ECM)</w:t>
            </w:r>
          </w:p>
        </w:tc>
        <w:tc>
          <w:tcPr>
            <w:tcW w:w="0" w:type="auto"/>
            <w:vAlign w:val="center"/>
            <w:hideMark/>
          </w:tcPr>
          <w:p w14:paraId="086EEB14" w14:textId="77777777" w:rsidR="002B766D" w:rsidRPr="00020783" w:rsidRDefault="002B766D" w:rsidP="00020783">
            <w:pPr>
              <w:pStyle w:val="NoSpacing"/>
              <w:rPr>
                <w:sz w:val="18"/>
                <w:szCs w:val="18"/>
              </w:rPr>
            </w:pPr>
            <w:r w:rsidRPr="00020783">
              <w:rPr>
                <w:sz w:val="18"/>
                <w:szCs w:val="18"/>
              </w:rPr>
              <w:t>System for managing enterprise content.</w:t>
            </w:r>
          </w:p>
        </w:tc>
        <w:tc>
          <w:tcPr>
            <w:tcW w:w="0" w:type="auto"/>
            <w:vAlign w:val="center"/>
            <w:hideMark/>
          </w:tcPr>
          <w:p w14:paraId="47511936" w14:textId="77777777" w:rsidR="002B766D" w:rsidRDefault="002B766D" w:rsidP="00020783">
            <w:pPr>
              <w:pStyle w:val="NoSpacing"/>
              <w:rPr>
                <w:sz w:val="18"/>
                <w:szCs w:val="18"/>
              </w:rPr>
            </w:pPr>
            <w:r w:rsidRPr="00020783">
              <w:rPr>
                <w:sz w:val="18"/>
                <w:szCs w:val="18"/>
              </w:rPr>
              <w:t>ECM is a set of tools and technologies used to capture, store, manage, and deliver content like documents and records for businesses.</w:t>
            </w:r>
          </w:p>
          <w:p w14:paraId="223D0142" w14:textId="77777777" w:rsidR="009C5383" w:rsidRPr="00020783" w:rsidRDefault="009C5383" w:rsidP="00020783">
            <w:pPr>
              <w:pStyle w:val="NoSpacing"/>
              <w:rPr>
                <w:sz w:val="18"/>
                <w:szCs w:val="18"/>
              </w:rPr>
            </w:pPr>
          </w:p>
        </w:tc>
      </w:tr>
      <w:tr w:rsidR="002B766D" w:rsidRPr="00020783" w14:paraId="7E2F6A7C" w14:textId="77777777" w:rsidTr="002B766D">
        <w:trPr>
          <w:tblCellSpacing w:w="15" w:type="dxa"/>
        </w:trPr>
        <w:tc>
          <w:tcPr>
            <w:tcW w:w="0" w:type="auto"/>
            <w:vAlign w:val="center"/>
            <w:hideMark/>
          </w:tcPr>
          <w:p w14:paraId="7C1FC11B" w14:textId="77777777" w:rsidR="002B766D" w:rsidRPr="00020783" w:rsidRDefault="002B766D" w:rsidP="00020783">
            <w:pPr>
              <w:pStyle w:val="NoSpacing"/>
              <w:rPr>
                <w:sz w:val="18"/>
                <w:szCs w:val="18"/>
              </w:rPr>
            </w:pPr>
            <w:r w:rsidRPr="00020783">
              <w:rPr>
                <w:sz w:val="18"/>
                <w:szCs w:val="18"/>
              </w:rPr>
              <w:t>Metadata</w:t>
            </w:r>
          </w:p>
        </w:tc>
        <w:tc>
          <w:tcPr>
            <w:tcW w:w="0" w:type="auto"/>
            <w:vAlign w:val="center"/>
            <w:hideMark/>
          </w:tcPr>
          <w:p w14:paraId="694017B3" w14:textId="77777777" w:rsidR="002B766D" w:rsidRPr="00020783" w:rsidRDefault="002B766D" w:rsidP="00020783">
            <w:pPr>
              <w:pStyle w:val="NoSpacing"/>
              <w:rPr>
                <w:sz w:val="18"/>
                <w:szCs w:val="18"/>
              </w:rPr>
            </w:pPr>
            <w:r w:rsidRPr="00020783">
              <w:rPr>
                <w:sz w:val="18"/>
                <w:szCs w:val="18"/>
              </w:rPr>
              <w:t>Data describing other data.</w:t>
            </w:r>
          </w:p>
        </w:tc>
        <w:tc>
          <w:tcPr>
            <w:tcW w:w="0" w:type="auto"/>
            <w:vAlign w:val="center"/>
            <w:hideMark/>
          </w:tcPr>
          <w:p w14:paraId="3B07B048" w14:textId="77777777" w:rsidR="002B766D" w:rsidRDefault="002B766D" w:rsidP="00020783">
            <w:pPr>
              <w:pStyle w:val="NoSpacing"/>
              <w:rPr>
                <w:sz w:val="18"/>
                <w:szCs w:val="18"/>
              </w:rPr>
            </w:pPr>
            <w:r w:rsidRPr="00020783">
              <w:rPr>
                <w:sz w:val="18"/>
                <w:szCs w:val="18"/>
              </w:rPr>
              <w:t>Metadata provides details like document name, creation date, and author, helping identify and manage content.</w:t>
            </w:r>
          </w:p>
          <w:p w14:paraId="5ADA27A2" w14:textId="77777777" w:rsidR="009C5383" w:rsidRPr="00020783" w:rsidRDefault="009C5383" w:rsidP="00020783">
            <w:pPr>
              <w:pStyle w:val="NoSpacing"/>
              <w:rPr>
                <w:sz w:val="18"/>
                <w:szCs w:val="18"/>
              </w:rPr>
            </w:pPr>
          </w:p>
        </w:tc>
      </w:tr>
      <w:tr w:rsidR="002B766D" w:rsidRPr="00020783" w14:paraId="25885F9F" w14:textId="77777777" w:rsidTr="002B766D">
        <w:trPr>
          <w:tblCellSpacing w:w="15" w:type="dxa"/>
        </w:trPr>
        <w:tc>
          <w:tcPr>
            <w:tcW w:w="0" w:type="auto"/>
            <w:vAlign w:val="center"/>
            <w:hideMark/>
          </w:tcPr>
          <w:p w14:paraId="7C1501D1" w14:textId="77777777" w:rsidR="002B766D" w:rsidRPr="00020783" w:rsidRDefault="002B766D" w:rsidP="00020783">
            <w:pPr>
              <w:pStyle w:val="NoSpacing"/>
              <w:rPr>
                <w:sz w:val="18"/>
                <w:szCs w:val="18"/>
              </w:rPr>
            </w:pPr>
            <w:r w:rsidRPr="00020783">
              <w:rPr>
                <w:sz w:val="18"/>
                <w:szCs w:val="18"/>
              </w:rPr>
              <w:t>Versioning</w:t>
            </w:r>
          </w:p>
        </w:tc>
        <w:tc>
          <w:tcPr>
            <w:tcW w:w="0" w:type="auto"/>
            <w:vAlign w:val="center"/>
            <w:hideMark/>
          </w:tcPr>
          <w:p w14:paraId="4CF3A8FC" w14:textId="77777777" w:rsidR="002B766D" w:rsidRPr="00020783" w:rsidRDefault="002B766D" w:rsidP="00020783">
            <w:pPr>
              <w:pStyle w:val="NoSpacing"/>
              <w:rPr>
                <w:sz w:val="18"/>
                <w:szCs w:val="18"/>
              </w:rPr>
            </w:pPr>
            <w:r w:rsidRPr="00020783">
              <w:rPr>
                <w:sz w:val="18"/>
                <w:szCs w:val="18"/>
              </w:rPr>
              <w:t>Storing multiple versions of a document.</w:t>
            </w:r>
          </w:p>
        </w:tc>
        <w:tc>
          <w:tcPr>
            <w:tcW w:w="0" w:type="auto"/>
            <w:vAlign w:val="center"/>
            <w:hideMark/>
          </w:tcPr>
          <w:p w14:paraId="1170D5E3" w14:textId="77777777" w:rsidR="002B766D" w:rsidRDefault="002B766D" w:rsidP="00020783">
            <w:pPr>
              <w:pStyle w:val="NoSpacing"/>
              <w:rPr>
                <w:sz w:val="18"/>
                <w:szCs w:val="18"/>
              </w:rPr>
            </w:pPr>
            <w:r w:rsidRPr="00020783">
              <w:rPr>
                <w:sz w:val="18"/>
                <w:szCs w:val="18"/>
              </w:rPr>
              <w:t>Versioning allows the system to track changes made to a document over time, storing each revision separately.</w:t>
            </w:r>
          </w:p>
          <w:p w14:paraId="3AA6A157" w14:textId="77777777" w:rsidR="009C5383" w:rsidRPr="00020783" w:rsidRDefault="009C5383" w:rsidP="00020783">
            <w:pPr>
              <w:pStyle w:val="NoSpacing"/>
              <w:rPr>
                <w:sz w:val="18"/>
                <w:szCs w:val="18"/>
              </w:rPr>
            </w:pPr>
          </w:p>
        </w:tc>
      </w:tr>
      <w:tr w:rsidR="002B766D" w:rsidRPr="00020783" w14:paraId="51D56886" w14:textId="77777777" w:rsidTr="002B766D">
        <w:trPr>
          <w:tblCellSpacing w:w="15" w:type="dxa"/>
        </w:trPr>
        <w:tc>
          <w:tcPr>
            <w:tcW w:w="0" w:type="auto"/>
            <w:vAlign w:val="center"/>
            <w:hideMark/>
          </w:tcPr>
          <w:p w14:paraId="7BC92881" w14:textId="77777777" w:rsidR="002B766D" w:rsidRPr="00020783" w:rsidRDefault="002B766D" w:rsidP="00020783">
            <w:pPr>
              <w:pStyle w:val="NoSpacing"/>
              <w:rPr>
                <w:sz w:val="18"/>
                <w:szCs w:val="18"/>
              </w:rPr>
            </w:pPr>
            <w:r w:rsidRPr="00020783">
              <w:rPr>
                <w:sz w:val="18"/>
                <w:szCs w:val="18"/>
              </w:rPr>
              <w:t>Cluster Architecture</w:t>
            </w:r>
          </w:p>
        </w:tc>
        <w:tc>
          <w:tcPr>
            <w:tcW w:w="0" w:type="auto"/>
            <w:vAlign w:val="center"/>
            <w:hideMark/>
          </w:tcPr>
          <w:p w14:paraId="6F23E395" w14:textId="77777777" w:rsidR="002B766D" w:rsidRPr="00020783" w:rsidRDefault="002B766D" w:rsidP="00020783">
            <w:pPr>
              <w:pStyle w:val="NoSpacing"/>
              <w:rPr>
                <w:sz w:val="18"/>
                <w:szCs w:val="18"/>
              </w:rPr>
            </w:pPr>
            <w:r w:rsidRPr="00020783">
              <w:rPr>
                <w:sz w:val="18"/>
                <w:szCs w:val="18"/>
              </w:rPr>
              <w:t>Grouping servers for performance.</w:t>
            </w:r>
          </w:p>
        </w:tc>
        <w:tc>
          <w:tcPr>
            <w:tcW w:w="0" w:type="auto"/>
            <w:vAlign w:val="center"/>
            <w:hideMark/>
          </w:tcPr>
          <w:p w14:paraId="56538E64" w14:textId="77777777" w:rsidR="002B766D" w:rsidRDefault="002B766D" w:rsidP="00020783">
            <w:pPr>
              <w:pStyle w:val="NoSpacing"/>
              <w:rPr>
                <w:sz w:val="18"/>
                <w:szCs w:val="18"/>
              </w:rPr>
            </w:pPr>
            <w:r w:rsidRPr="00020783">
              <w:rPr>
                <w:sz w:val="18"/>
                <w:szCs w:val="18"/>
              </w:rPr>
              <w:t>A cluster consists of multiple servers that work together to handle large volumes of requests and provide high availability.</w:t>
            </w:r>
          </w:p>
          <w:p w14:paraId="4EDEBBBF" w14:textId="77777777" w:rsidR="009C5383" w:rsidRPr="00020783" w:rsidRDefault="009C5383" w:rsidP="00020783">
            <w:pPr>
              <w:pStyle w:val="NoSpacing"/>
              <w:rPr>
                <w:sz w:val="18"/>
                <w:szCs w:val="18"/>
              </w:rPr>
            </w:pPr>
          </w:p>
        </w:tc>
      </w:tr>
      <w:tr w:rsidR="002B766D" w:rsidRPr="00020783" w14:paraId="7B413086" w14:textId="77777777" w:rsidTr="002B766D">
        <w:trPr>
          <w:tblCellSpacing w:w="15" w:type="dxa"/>
        </w:trPr>
        <w:tc>
          <w:tcPr>
            <w:tcW w:w="0" w:type="auto"/>
            <w:vAlign w:val="center"/>
            <w:hideMark/>
          </w:tcPr>
          <w:p w14:paraId="0317CA3B" w14:textId="77777777" w:rsidR="002B766D" w:rsidRPr="00020783" w:rsidRDefault="002B766D" w:rsidP="00020783">
            <w:pPr>
              <w:pStyle w:val="NoSpacing"/>
              <w:rPr>
                <w:sz w:val="18"/>
                <w:szCs w:val="18"/>
              </w:rPr>
            </w:pPr>
            <w:r w:rsidRPr="00020783">
              <w:rPr>
                <w:sz w:val="18"/>
                <w:szCs w:val="18"/>
              </w:rPr>
              <w:t>Load Balancer</w:t>
            </w:r>
          </w:p>
        </w:tc>
        <w:tc>
          <w:tcPr>
            <w:tcW w:w="0" w:type="auto"/>
            <w:vAlign w:val="center"/>
            <w:hideMark/>
          </w:tcPr>
          <w:p w14:paraId="42B5DBFA" w14:textId="77777777" w:rsidR="002B766D" w:rsidRPr="00020783" w:rsidRDefault="002B766D" w:rsidP="00020783">
            <w:pPr>
              <w:pStyle w:val="NoSpacing"/>
              <w:rPr>
                <w:sz w:val="18"/>
                <w:szCs w:val="18"/>
              </w:rPr>
            </w:pPr>
            <w:r w:rsidRPr="00020783">
              <w:rPr>
                <w:sz w:val="18"/>
                <w:szCs w:val="18"/>
              </w:rPr>
              <w:t>Distributes traffic to multiple servers.</w:t>
            </w:r>
          </w:p>
        </w:tc>
        <w:tc>
          <w:tcPr>
            <w:tcW w:w="0" w:type="auto"/>
            <w:vAlign w:val="center"/>
            <w:hideMark/>
          </w:tcPr>
          <w:p w14:paraId="017B273E" w14:textId="77777777" w:rsidR="002B766D" w:rsidRDefault="002B766D" w:rsidP="00020783">
            <w:pPr>
              <w:pStyle w:val="NoSpacing"/>
              <w:rPr>
                <w:sz w:val="18"/>
                <w:szCs w:val="18"/>
              </w:rPr>
            </w:pPr>
            <w:r w:rsidRPr="00020783">
              <w:rPr>
                <w:sz w:val="18"/>
                <w:szCs w:val="18"/>
              </w:rPr>
              <w:t>A load balancer directs user requests to different servers based on their availability or current load to ensure optimal performance.</w:t>
            </w:r>
          </w:p>
          <w:p w14:paraId="55C4D58C" w14:textId="77777777" w:rsidR="009C5383" w:rsidRPr="00020783" w:rsidRDefault="009C5383" w:rsidP="00020783">
            <w:pPr>
              <w:pStyle w:val="NoSpacing"/>
              <w:rPr>
                <w:sz w:val="18"/>
                <w:szCs w:val="18"/>
              </w:rPr>
            </w:pPr>
          </w:p>
        </w:tc>
      </w:tr>
      <w:tr w:rsidR="002B766D" w:rsidRPr="00020783" w14:paraId="79F88843" w14:textId="77777777" w:rsidTr="002B766D">
        <w:trPr>
          <w:tblCellSpacing w:w="15" w:type="dxa"/>
        </w:trPr>
        <w:tc>
          <w:tcPr>
            <w:tcW w:w="0" w:type="auto"/>
            <w:vAlign w:val="center"/>
            <w:hideMark/>
          </w:tcPr>
          <w:p w14:paraId="0EEF8EA0" w14:textId="77777777" w:rsidR="002B766D" w:rsidRPr="00020783" w:rsidRDefault="002B766D" w:rsidP="00020783">
            <w:pPr>
              <w:pStyle w:val="NoSpacing"/>
              <w:rPr>
                <w:sz w:val="18"/>
                <w:szCs w:val="18"/>
              </w:rPr>
            </w:pPr>
            <w:r w:rsidRPr="00020783">
              <w:rPr>
                <w:sz w:val="18"/>
                <w:szCs w:val="18"/>
              </w:rPr>
              <w:t>LURL</w:t>
            </w:r>
          </w:p>
        </w:tc>
        <w:tc>
          <w:tcPr>
            <w:tcW w:w="0" w:type="auto"/>
            <w:vAlign w:val="center"/>
            <w:hideMark/>
          </w:tcPr>
          <w:p w14:paraId="173F530A" w14:textId="77777777" w:rsidR="002B766D" w:rsidRPr="00020783" w:rsidRDefault="002B766D" w:rsidP="00020783">
            <w:pPr>
              <w:pStyle w:val="NoSpacing"/>
              <w:rPr>
                <w:sz w:val="18"/>
                <w:szCs w:val="18"/>
              </w:rPr>
            </w:pPr>
            <w:r w:rsidRPr="00020783">
              <w:rPr>
                <w:sz w:val="18"/>
                <w:szCs w:val="18"/>
              </w:rPr>
              <w:t>Load Balanced URL for accessing servers.</w:t>
            </w:r>
          </w:p>
        </w:tc>
        <w:tc>
          <w:tcPr>
            <w:tcW w:w="0" w:type="auto"/>
            <w:vAlign w:val="center"/>
            <w:hideMark/>
          </w:tcPr>
          <w:p w14:paraId="64463627" w14:textId="77777777" w:rsidR="002B766D" w:rsidRDefault="002B766D" w:rsidP="00020783">
            <w:pPr>
              <w:pStyle w:val="NoSpacing"/>
              <w:rPr>
                <w:sz w:val="18"/>
                <w:szCs w:val="18"/>
              </w:rPr>
            </w:pPr>
            <w:r w:rsidRPr="00020783">
              <w:rPr>
                <w:sz w:val="18"/>
                <w:szCs w:val="18"/>
              </w:rPr>
              <w:t>LURL (Load Balanced URL) is a generic URL that directs users to an available server in a clustered system for load distribution.</w:t>
            </w:r>
          </w:p>
          <w:p w14:paraId="736161F9" w14:textId="77777777" w:rsidR="009C5383" w:rsidRPr="00020783" w:rsidRDefault="009C5383" w:rsidP="00020783">
            <w:pPr>
              <w:pStyle w:val="NoSpacing"/>
              <w:rPr>
                <w:sz w:val="18"/>
                <w:szCs w:val="18"/>
              </w:rPr>
            </w:pPr>
          </w:p>
        </w:tc>
      </w:tr>
      <w:tr w:rsidR="002B766D" w:rsidRPr="00020783" w14:paraId="2B351C33" w14:textId="77777777" w:rsidTr="002B766D">
        <w:trPr>
          <w:tblCellSpacing w:w="15" w:type="dxa"/>
        </w:trPr>
        <w:tc>
          <w:tcPr>
            <w:tcW w:w="0" w:type="auto"/>
            <w:vAlign w:val="center"/>
            <w:hideMark/>
          </w:tcPr>
          <w:p w14:paraId="4E906774" w14:textId="77777777" w:rsidR="002B766D" w:rsidRPr="00020783" w:rsidRDefault="002B766D" w:rsidP="00020783">
            <w:pPr>
              <w:pStyle w:val="NoSpacing"/>
              <w:rPr>
                <w:sz w:val="18"/>
                <w:szCs w:val="18"/>
              </w:rPr>
            </w:pPr>
            <w:r w:rsidRPr="00020783">
              <w:rPr>
                <w:sz w:val="18"/>
                <w:szCs w:val="18"/>
              </w:rPr>
              <w:lastRenderedPageBreak/>
              <w:t>Frontend Server</w:t>
            </w:r>
          </w:p>
        </w:tc>
        <w:tc>
          <w:tcPr>
            <w:tcW w:w="0" w:type="auto"/>
            <w:vAlign w:val="center"/>
            <w:hideMark/>
          </w:tcPr>
          <w:p w14:paraId="14DDA363" w14:textId="77777777" w:rsidR="002B766D" w:rsidRPr="00020783" w:rsidRDefault="002B766D" w:rsidP="00020783">
            <w:pPr>
              <w:pStyle w:val="NoSpacing"/>
              <w:rPr>
                <w:sz w:val="18"/>
                <w:szCs w:val="18"/>
              </w:rPr>
            </w:pPr>
            <w:r w:rsidRPr="00020783">
              <w:rPr>
                <w:sz w:val="18"/>
                <w:szCs w:val="18"/>
              </w:rPr>
              <w:t>Server handling user requests.</w:t>
            </w:r>
          </w:p>
        </w:tc>
        <w:tc>
          <w:tcPr>
            <w:tcW w:w="0" w:type="auto"/>
            <w:vAlign w:val="center"/>
            <w:hideMark/>
          </w:tcPr>
          <w:p w14:paraId="1732F57F" w14:textId="77777777" w:rsidR="002B766D" w:rsidRDefault="002B766D" w:rsidP="00020783">
            <w:pPr>
              <w:pStyle w:val="NoSpacing"/>
              <w:rPr>
                <w:sz w:val="18"/>
                <w:szCs w:val="18"/>
              </w:rPr>
            </w:pPr>
            <w:r w:rsidRPr="00020783">
              <w:rPr>
                <w:sz w:val="18"/>
                <w:szCs w:val="18"/>
              </w:rPr>
              <w:t>Frontend servers are responsible for interacting with end users, handling UI requests like document retrieval or uploading.</w:t>
            </w:r>
          </w:p>
          <w:p w14:paraId="15D1C311" w14:textId="77777777" w:rsidR="009C5383" w:rsidRPr="00020783" w:rsidRDefault="009C5383" w:rsidP="00020783">
            <w:pPr>
              <w:pStyle w:val="NoSpacing"/>
              <w:rPr>
                <w:sz w:val="18"/>
                <w:szCs w:val="18"/>
              </w:rPr>
            </w:pPr>
          </w:p>
        </w:tc>
      </w:tr>
      <w:tr w:rsidR="002B766D" w:rsidRPr="00020783" w14:paraId="7DA73F7D" w14:textId="77777777" w:rsidTr="002B766D">
        <w:trPr>
          <w:tblCellSpacing w:w="15" w:type="dxa"/>
        </w:trPr>
        <w:tc>
          <w:tcPr>
            <w:tcW w:w="0" w:type="auto"/>
            <w:vAlign w:val="center"/>
            <w:hideMark/>
          </w:tcPr>
          <w:p w14:paraId="2F878CC5" w14:textId="77777777" w:rsidR="002B766D" w:rsidRPr="00020783" w:rsidRDefault="002B766D" w:rsidP="00020783">
            <w:pPr>
              <w:pStyle w:val="NoSpacing"/>
              <w:rPr>
                <w:sz w:val="18"/>
                <w:szCs w:val="18"/>
              </w:rPr>
            </w:pPr>
            <w:r w:rsidRPr="00020783">
              <w:rPr>
                <w:sz w:val="18"/>
                <w:szCs w:val="18"/>
              </w:rPr>
              <w:t>Backend Server</w:t>
            </w:r>
          </w:p>
        </w:tc>
        <w:tc>
          <w:tcPr>
            <w:tcW w:w="0" w:type="auto"/>
            <w:vAlign w:val="center"/>
            <w:hideMark/>
          </w:tcPr>
          <w:p w14:paraId="7E303CE7" w14:textId="77777777" w:rsidR="002B766D" w:rsidRPr="00020783" w:rsidRDefault="002B766D" w:rsidP="00020783">
            <w:pPr>
              <w:pStyle w:val="NoSpacing"/>
              <w:rPr>
                <w:sz w:val="18"/>
                <w:szCs w:val="18"/>
              </w:rPr>
            </w:pPr>
            <w:r w:rsidRPr="00020783">
              <w:rPr>
                <w:sz w:val="18"/>
                <w:szCs w:val="18"/>
              </w:rPr>
              <w:t>Server for background tasks.</w:t>
            </w:r>
          </w:p>
        </w:tc>
        <w:tc>
          <w:tcPr>
            <w:tcW w:w="0" w:type="auto"/>
            <w:vAlign w:val="center"/>
            <w:hideMark/>
          </w:tcPr>
          <w:p w14:paraId="1B9D53DE" w14:textId="77777777" w:rsidR="002B766D" w:rsidRPr="00020783" w:rsidRDefault="002B766D" w:rsidP="00020783">
            <w:pPr>
              <w:pStyle w:val="NoSpacing"/>
              <w:rPr>
                <w:sz w:val="18"/>
                <w:szCs w:val="18"/>
              </w:rPr>
            </w:pPr>
            <w:r w:rsidRPr="00020783">
              <w:rPr>
                <w:sz w:val="18"/>
                <w:szCs w:val="18"/>
              </w:rPr>
              <w:t>Backend servers handle background processes, such as indexing, search management, and other system administration tasks.</w:t>
            </w:r>
          </w:p>
        </w:tc>
      </w:tr>
      <w:tr w:rsidR="002B766D" w:rsidRPr="00020783" w14:paraId="7342DB02" w14:textId="77777777" w:rsidTr="002B766D">
        <w:trPr>
          <w:tblCellSpacing w:w="15" w:type="dxa"/>
        </w:trPr>
        <w:tc>
          <w:tcPr>
            <w:tcW w:w="0" w:type="auto"/>
            <w:vAlign w:val="center"/>
            <w:hideMark/>
          </w:tcPr>
          <w:p w14:paraId="143BA86E" w14:textId="77777777" w:rsidR="002B766D" w:rsidRPr="00020783" w:rsidRDefault="002B766D" w:rsidP="00020783">
            <w:pPr>
              <w:pStyle w:val="NoSpacing"/>
              <w:rPr>
                <w:sz w:val="18"/>
                <w:szCs w:val="18"/>
              </w:rPr>
            </w:pPr>
            <w:r w:rsidRPr="00020783">
              <w:rPr>
                <w:sz w:val="18"/>
                <w:szCs w:val="18"/>
              </w:rPr>
              <w:t>Go-Live</w:t>
            </w:r>
          </w:p>
        </w:tc>
        <w:tc>
          <w:tcPr>
            <w:tcW w:w="0" w:type="auto"/>
            <w:vAlign w:val="center"/>
            <w:hideMark/>
          </w:tcPr>
          <w:p w14:paraId="4FB94DEA" w14:textId="77777777" w:rsidR="002B766D" w:rsidRPr="00020783" w:rsidRDefault="002B766D" w:rsidP="00020783">
            <w:pPr>
              <w:pStyle w:val="NoSpacing"/>
              <w:rPr>
                <w:sz w:val="18"/>
                <w:szCs w:val="18"/>
              </w:rPr>
            </w:pPr>
            <w:r w:rsidRPr="00020783">
              <w:rPr>
                <w:sz w:val="18"/>
                <w:szCs w:val="18"/>
              </w:rPr>
              <w:t>Final deployment of an application.</w:t>
            </w:r>
          </w:p>
        </w:tc>
        <w:tc>
          <w:tcPr>
            <w:tcW w:w="0" w:type="auto"/>
            <w:vAlign w:val="center"/>
            <w:hideMark/>
          </w:tcPr>
          <w:p w14:paraId="507DF499" w14:textId="77777777" w:rsidR="002B766D" w:rsidRDefault="002B766D" w:rsidP="00020783">
            <w:pPr>
              <w:pStyle w:val="NoSpacing"/>
              <w:rPr>
                <w:sz w:val="18"/>
                <w:szCs w:val="18"/>
              </w:rPr>
            </w:pPr>
            <w:r w:rsidRPr="00020783">
              <w:rPr>
                <w:sz w:val="18"/>
                <w:szCs w:val="18"/>
              </w:rPr>
              <w:t>Go-Live refers to when a project moves from development to being available for real-world use by end users.</w:t>
            </w:r>
          </w:p>
          <w:p w14:paraId="12EEEE91" w14:textId="77777777" w:rsidR="009C5383" w:rsidRPr="00020783" w:rsidRDefault="009C5383" w:rsidP="00020783">
            <w:pPr>
              <w:pStyle w:val="NoSpacing"/>
              <w:rPr>
                <w:sz w:val="18"/>
                <w:szCs w:val="18"/>
              </w:rPr>
            </w:pPr>
          </w:p>
        </w:tc>
      </w:tr>
      <w:tr w:rsidR="002B766D" w:rsidRPr="00020783" w14:paraId="3B75A085" w14:textId="77777777" w:rsidTr="002B766D">
        <w:trPr>
          <w:tblCellSpacing w:w="15" w:type="dxa"/>
        </w:trPr>
        <w:tc>
          <w:tcPr>
            <w:tcW w:w="0" w:type="auto"/>
            <w:vAlign w:val="center"/>
            <w:hideMark/>
          </w:tcPr>
          <w:p w14:paraId="66D8CD9E" w14:textId="77777777" w:rsidR="002B766D" w:rsidRPr="00020783" w:rsidRDefault="002B766D" w:rsidP="00020783">
            <w:pPr>
              <w:pStyle w:val="NoSpacing"/>
              <w:rPr>
                <w:sz w:val="18"/>
                <w:szCs w:val="18"/>
              </w:rPr>
            </w:pPr>
            <w:r w:rsidRPr="00020783">
              <w:rPr>
                <w:sz w:val="18"/>
                <w:szCs w:val="18"/>
              </w:rPr>
              <w:t>Environment</w:t>
            </w:r>
          </w:p>
        </w:tc>
        <w:tc>
          <w:tcPr>
            <w:tcW w:w="0" w:type="auto"/>
            <w:vAlign w:val="center"/>
            <w:hideMark/>
          </w:tcPr>
          <w:p w14:paraId="265503D6" w14:textId="77777777" w:rsidR="002B766D" w:rsidRPr="00020783" w:rsidRDefault="002B766D" w:rsidP="00020783">
            <w:pPr>
              <w:pStyle w:val="NoSpacing"/>
              <w:rPr>
                <w:sz w:val="18"/>
                <w:szCs w:val="18"/>
              </w:rPr>
            </w:pPr>
            <w:r w:rsidRPr="00020783">
              <w:rPr>
                <w:sz w:val="18"/>
                <w:szCs w:val="18"/>
              </w:rPr>
              <w:t>The setup where a system is deployed.</w:t>
            </w:r>
          </w:p>
        </w:tc>
        <w:tc>
          <w:tcPr>
            <w:tcW w:w="0" w:type="auto"/>
            <w:vAlign w:val="center"/>
            <w:hideMark/>
          </w:tcPr>
          <w:p w14:paraId="02D71E1A" w14:textId="77777777" w:rsidR="002B766D" w:rsidRDefault="002B766D" w:rsidP="00020783">
            <w:pPr>
              <w:pStyle w:val="NoSpacing"/>
              <w:rPr>
                <w:sz w:val="18"/>
                <w:szCs w:val="18"/>
              </w:rPr>
            </w:pPr>
            <w:r w:rsidRPr="00020783">
              <w:rPr>
                <w:sz w:val="18"/>
                <w:szCs w:val="18"/>
              </w:rPr>
              <w:t>Environments like Dev, QA, and Prod refer to different stages of the system's lifecycle (development, testing, and production).</w:t>
            </w:r>
          </w:p>
          <w:p w14:paraId="2680EFA0" w14:textId="77777777" w:rsidR="009C5383" w:rsidRPr="00020783" w:rsidRDefault="009C5383" w:rsidP="00020783">
            <w:pPr>
              <w:pStyle w:val="NoSpacing"/>
              <w:rPr>
                <w:sz w:val="18"/>
                <w:szCs w:val="18"/>
              </w:rPr>
            </w:pPr>
          </w:p>
        </w:tc>
      </w:tr>
      <w:tr w:rsidR="002B766D" w:rsidRPr="00020783" w14:paraId="49E6A59E" w14:textId="77777777" w:rsidTr="002B766D">
        <w:trPr>
          <w:tblCellSpacing w:w="15" w:type="dxa"/>
        </w:trPr>
        <w:tc>
          <w:tcPr>
            <w:tcW w:w="0" w:type="auto"/>
            <w:vAlign w:val="center"/>
            <w:hideMark/>
          </w:tcPr>
          <w:p w14:paraId="2A9BEE87" w14:textId="77777777" w:rsidR="002B766D" w:rsidRPr="00020783" w:rsidRDefault="002B766D" w:rsidP="00020783">
            <w:pPr>
              <w:pStyle w:val="NoSpacing"/>
              <w:rPr>
                <w:sz w:val="18"/>
                <w:szCs w:val="18"/>
              </w:rPr>
            </w:pPr>
            <w:r w:rsidRPr="00020783">
              <w:rPr>
                <w:sz w:val="18"/>
                <w:szCs w:val="18"/>
              </w:rPr>
              <w:t>Requirement Gathering</w:t>
            </w:r>
          </w:p>
        </w:tc>
        <w:tc>
          <w:tcPr>
            <w:tcW w:w="0" w:type="auto"/>
            <w:vAlign w:val="center"/>
            <w:hideMark/>
          </w:tcPr>
          <w:p w14:paraId="3B1A6D36" w14:textId="77777777" w:rsidR="002B766D" w:rsidRPr="00020783" w:rsidRDefault="002B766D" w:rsidP="00020783">
            <w:pPr>
              <w:pStyle w:val="NoSpacing"/>
              <w:rPr>
                <w:sz w:val="18"/>
                <w:szCs w:val="18"/>
              </w:rPr>
            </w:pPr>
            <w:r w:rsidRPr="00020783">
              <w:rPr>
                <w:sz w:val="18"/>
                <w:szCs w:val="18"/>
              </w:rPr>
              <w:t>Collecting system needs.</w:t>
            </w:r>
          </w:p>
        </w:tc>
        <w:tc>
          <w:tcPr>
            <w:tcW w:w="0" w:type="auto"/>
            <w:vAlign w:val="center"/>
            <w:hideMark/>
          </w:tcPr>
          <w:p w14:paraId="51DD178D" w14:textId="77777777" w:rsidR="002B766D" w:rsidRDefault="002B766D" w:rsidP="00020783">
            <w:pPr>
              <w:pStyle w:val="NoSpacing"/>
              <w:rPr>
                <w:sz w:val="18"/>
                <w:szCs w:val="18"/>
              </w:rPr>
            </w:pPr>
            <w:r w:rsidRPr="00020783">
              <w:rPr>
                <w:sz w:val="18"/>
                <w:szCs w:val="18"/>
              </w:rPr>
              <w:t>This is the process of gathering detailed business requirements from stakeholders to define system functionality.</w:t>
            </w:r>
          </w:p>
          <w:p w14:paraId="7FDC84FC" w14:textId="77777777" w:rsidR="009C5383" w:rsidRPr="00020783" w:rsidRDefault="009C5383" w:rsidP="00020783">
            <w:pPr>
              <w:pStyle w:val="NoSpacing"/>
              <w:rPr>
                <w:sz w:val="18"/>
                <w:szCs w:val="18"/>
              </w:rPr>
            </w:pPr>
          </w:p>
        </w:tc>
      </w:tr>
      <w:tr w:rsidR="002B766D" w:rsidRPr="00020783" w14:paraId="60DF4B5A" w14:textId="77777777" w:rsidTr="002B766D">
        <w:trPr>
          <w:tblCellSpacing w:w="15" w:type="dxa"/>
        </w:trPr>
        <w:tc>
          <w:tcPr>
            <w:tcW w:w="0" w:type="auto"/>
            <w:vAlign w:val="center"/>
            <w:hideMark/>
          </w:tcPr>
          <w:p w14:paraId="306C71CB" w14:textId="77777777" w:rsidR="002B766D" w:rsidRPr="00020783" w:rsidRDefault="002B766D" w:rsidP="00020783">
            <w:pPr>
              <w:pStyle w:val="NoSpacing"/>
              <w:rPr>
                <w:sz w:val="18"/>
                <w:szCs w:val="18"/>
              </w:rPr>
            </w:pPr>
            <w:r w:rsidRPr="00020783">
              <w:rPr>
                <w:sz w:val="18"/>
                <w:szCs w:val="18"/>
              </w:rPr>
              <w:t>Development</w:t>
            </w:r>
          </w:p>
        </w:tc>
        <w:tc>
          <w:tcPr>
            <w:tcW w:w="0" w:type="auto"/>
            <w:vAlign w:val="center"/>
            <w:hideMark/>
          </w:tcPr>
          <w:p w14:paraId="4B5658F4" w14:textId="77777777" w:rsidR="002B766D" w:rsidRPr="00020783" w:rsidRDefault="002B766D" w:rsidP="00020783">
            <w:pPr>
              <w:pStyle w:val="NoSpacing"/>
              <w:rPr>
                <w:sz w:val="18"/>
                <w:szCs w:val="18"/>
              </w:rPr>
            </w:pPr>
            <w:r w:rsidRPr="00020783">
              <w:rPr>
                <w:sz w:val="18"/>
                <w:szCs w:val="18"/>
              </w:rPr>
              <w:t>Building the application.</w:t>
            </w:r>
          </w:p>
        </w:tc>
        <w:tc>
          <w:tcPr>
            <w:tcW w:w="0" w:type="auto"/>
            <w:vAlign w:val="center"/>
            <w:hideMark/>
          </w:tcPr>
          <w:p w14:paraId="2AEDD8FA" w14:textId="77777777" w:rsidR="002B766D" w:rsidRDefault="002B766D" w:rsidP="00020783">
            <w:pPr>
              <w:pStyle w:val="NoSpacing"/>
              <w:rPr>
                <w:sz w:val="18"/>
                <w:szCs w:val="18"/>
              </w:rPr>
            </w:pPr>
            <w:r w:rsidRPr="00020783">
              <w:rPr>
                <w:sz w:val="18"/>
                <w:szCs w:val="18"/>
              </w:rPr>
              <w:t>Development involves creating the application by configuring tools, setting up databases, and writing code (in languages like HTML, SQL).</w:t>
            </w:r>
          </w:p>
          <w:p w14:paraId="4A9F6B2C" w14:textId="77777777" w:rsidR="009C5383" w:rsidRPr="00020783" w:rsidRDefault="009C5383" w:rsidP="00020783">
            <w:pPr>
              <w:pStyle w:val="NoSpacing"/>
              <w:rPr>
                <w:sz w:val="18"/>
                <w:szCs w:val="18"/>
              </w:rPr>
            </w:pPr>
          </w:p>
        </w:tc>
      </w:tr>
      <w:tr w:rsidR="002B766D" w:rsidRPr="00020783" w14:paraId="782CC605" w14:textId="77777777" w:rsidTr="002B766D">
        <w:trPr>
          <w:tblCellSpacing w:w="15" w:type="dxa"/>
        </w:trPr>
        <w:tc>
          <w:tcPr>
            <w:tcW w:w="0" w:type="auto"/>
            <w:vAlign w:val="center"/>
            <w:hideMark/>
          </w:tcPr>
          <w:p w14:paraId="715AA9C3" w14:textId="77777777" w:rsidR="002B766D" w:rsidRPr="00020783" w:rsidRDefault="002B766D" w:rsidP="00020783">
            <w:pPr>
              <w:pStyle w:val="NoSpacing"/>
              <w:rPr>
                <w:sz w:val="18"/>
                <w:szCs w:val="18"/>
              </w:rPr>
            </w:pPr>
            <w:r w:rsidRPr="00020783">
              <w:rPr>
                <w:sz w:val="18"/>
                <w:szCs w:val="18"/>
              </w:rPr>
              <w:t>Testing (QA)</w:t>
            </w:r>
          </w:p>
        </w:tc>
        <w:tc>
          <w:tcPr>
            <w:tcW w:w="0" w:type="auto"/>
            <w:vAlign w:val="center"/>
            <w:hideMark/>
          </w:tcPr>
          <w:p w14:paraId="3E2F9786" w14:textId="77777777" w:rsidR="002B766D" w:rsidRPr="00020783" w:rsidRDefault="002B766D" w:rsidP="00020783">
            <w:pPr>
              <w:pStyle w:val="NoSpacing"/>
              <w:rPr>
                <w:sz w:val="18"/>
                <w:szCs w:val="18"/>
              </w:rPr>
            </w:pPr>
            <w:r w:rsidRPr="00020783">
              <w:rPr>
                <w:sz w:val="18"/>
                <w:szCs w:val="18"/>
              </w:rPr>
              <w:t>Verifying the system works correctly.</w:t>
            </w:r>
          </w:p>
        </w:tc>
        <w:tc>
          <w:tcPr>
            <w:tcW w:w="0" w:type="auto"/>
            <w:vAlign w:val="center"/>
            <w:hideMark/>
          </w:tcPr>
          <w:p w14:paraId="68DFF470" w14:textId="77777777" w:rsidR="002B766D" w:rsidRDefault="002B766D" w:rsidP="00020783">
            <w:pPr>
              <w:pStyle w:val="NoSpacing"/>
              <w:rPr>
                <w:sz w:val="18"/>
                <w:szCs w:val="18"/>
              </w:rPr>
            </w:pPr>
            <w:r w:rsidRPr="00020783">
              <w:rPr>
                <w:sz w:val="18"/>
                <w:szCs w:val="18"/>
              </w:rPr>
              <w:t>Quality Assurance (QA) involves checking the system against requirements to identify and fix any bugs or issues.</w:t>
            </w:r>
          </w:p>
          <w:p w14:paraId="42D4C8EB" w14:textId="77777777" w:rsidR="009C5383" w:rsidRPr="00020783" w:rsidRDefault="009C5383" w:rsidP="00020783">
            <w:pPr>
              <w:pStyle w:val="NoSpacing"/>
              <w:rPr>
                <w:sz w:val="18"/>
                <w:szCs w:val="18"/>
              </w:rPr>
            </w:pPr>
          </w:p>
        </w:tc>
      </w:tr>
      <w:tr w:rsidR="002B766D" w:rsidRPr="00020783" w14:paraId="68D283C5" w14:textId="77777777" w:rsidTr="002B766D">
        <w:trPr>
          <w:tblCellSpacing w:w="15" w:type="dxa"/>
        </w:trPr>
        <w:tc>
          <w:tcPr>
            <w:tcW w:w="0" w:type="auto"/>
            <w:vAlign w:val="center"/>
            <w:hideMark/>
          </w:tcPr>
          <w:p w14:paraId="68B5A82C" w14:textId="77777777" w:rsidR="002B766D" w:rsidRPr="00020783" w:rsidRDefault="002B766D" w:rsidP="00020783">
            <w:pPr>
              <w:pStyle w:val="NoSpacing"/>
              <w:rPr>
                <w:sz w:val="18"/>
                <w:szCs w:val="18"/>
              </w:rPr>
            </w:pPr>
            <w:r w:rsidRPr="00020783">
              <w:rPr>
                <w:sz w:val="18"/>
                <w:szCs w:val="18"/>
              </w:rPr>
              <w:t>UAT (User Acceptance Testing)</w:t>
            </w:r>
          </w:p>
        </w:tc>
        <w:tc>
          <w:tcPr>
            <w:tcW w:w="0" w:type="auto"/>
            <w:vAlign w:val="center"/>
            <w:hideMark/>
          </w:tcPr>
          <w:p w14:paraId="1C0191A7" w14:textId="77777777" w:rsidR="002B766D" w:rsidRPr="00020783" w:rsidRDefault="002B766D" w:rsidP="00020783">
            <w:pPr>
              <w:pStyle w:val="NoSpacing"/>
              <w:rPr>
                <w:sz w:val="18"/>
                <w:szCs w:val="18"/>
              </w:rPr>
            </w:pPr>
            <w:r w:rsidRPr="00020783">
              <w:rPr>
                <w:sz w:val="18"/>
                <w:szCs w:val="18"/>
              </w:rPr>
              <w:t>Final user testing before launch.</w:t>
            </w:r>
          </w:p>
        </w:tc>
        <w:tc>
          <w:tcPr>
            <w:tcW w:w="0" w:type="auto"/>
            <w:vAlign w:val="center"/>
            <w:hideMark/>
          </w:tcPr>
          <w:p w14:paraId="168F5ECF" w14:textId="77777777" w:rsidR="002B766D" w:rsidRDefault="002B766D" w:rsidP="00020783">
            <w:pPr>
              <w:pStyle w:val="NoSpacing"/>
              <w:rPr>
                <w:sz w:val="18"/>
                <w:szCs w:val="18"/>
              </w:rPr>
            </w:pPr>
            <w:r w:rsidRPr="00020783">
              <w:rPr>
                <w:sz w:val="18"/>
                <w:szCs w:val="18"/>
              </w:rPr>
              <w:t>UAT is the process where end users test the system to ensure it meets their needs and expectations.</w:t>
            </w:r>
          </w:p>
          <w:p w14:paraId="033D7C34" w14:textId="77777777" w:rsidR="009C5383" w:rsidRPr="00020783" w:rsidRDefault="009C5383" w:rsidP="00020783">
            <w:pPr>
              <w:pStyle w:val="NoSpacing"/>
              <w:rPr>
                <w:sz w:val="18"/>
                <w:szCs w:val="18"/>
              </w:rPr>
            </w:pPr>
          </w:p>
        </w:tc>
      </w:tr>
      <w:tr w:rsidR="002B766D" w:rsidRPr="00020783" w14:paraId="2BCA0B67" w14:textId="77777777" w:rsidTr="002B766D">
        <w:trPr>
          <w:tblCellSpacing w:w="15" w:type="dxa"/>
        </w:trPr>
        <w:tc>
          <w:tcPr>
            <w:tcW w:w="0" w:type="auto"/>
            <w:vAlign w:val="center"/>
            <w:hideMark/>
          </w:tcPr>
          <w:p w14:paraId="6F161533" w14:textId="77777777" w:rsidR="002B766D" w:rsidRPr="00020783" w:rsidRDefault="002B766D" w:rsidP="00020783">
            <w:pPr>
              <w:pStyle w:val="NoSpacing"/>
              <w:rPr>
                <w:sz w:val="18"/>
                <w:szCs w:val="18"/>
              </w:rPr>
            </w:pPr>
            <w:r w:rsidRPr="00020783">
              <w:rPr>
                <w:sz w:val="18"/>
                <w:szCs w:val="18"/>
              </w:rPr>
              <w:t>Deployment</w:t>
            </w:r>
          </w:p>
        </w:tc>
        <w:tc>
          <w:tcPr>
            <w:tcW w:w="0" w:type="auto"/>
            <w:vAlign w:val="center"/>
            <w:hideMark/>
          </w:tcPr>
          <w:p w14:paraId="3D38474E" w14:textId="77777777" w:rsidR="002B766D" w:rsidRPr="00020783" w:rsidRDefault="002B766D" w:rsidP="00020783">
            <w:pPr>
              <w:pStyle w:val="NoSpacing"/>
              <w:rPr>
                <w:sz w:val="18"/>
                <w:szCs w:val="18"/>
              </w:rPr>
            </w:pPr>
            <w:r w:rsidRPr="00020783">
              <w:rPr>
                <w:sz w:val="18"/>
                <w:szCs w:val="18"/>
              </w:rPr>
              <w:t>Installing the system on live servers.</w:t>
            </w:r>
          </w:p>
        </w:tc>
        <w:tc>
          <w:tcPr>
            <w:tcW w:w="0" w:type="auto"/>
            <w:vAlign w:val="center"/>
            <w:hideMark/>
          </w:tcPr>
          <w:p w14:paraId="2C153911" w14:textId="77777777" w:rsidR="002B766D" w:rsidRDefault="002B766D" w:rsidP="00020783">
            <w:pPr>
              <w:pStyle w:val="NoSpacing"/>
              <w:rPr>
                <w:sz w:val="18"/>
                <w:szCs w:val="18"/>
              </w:rPr>
            </w:pPr>
            <w:r w:rsidRPr="00020783">
              <w:rPr>
                <w:sz w:val="18"/>
                <w:szCs w:val="18"/>
              </w:rPr>
              <w:t>Deployment is the process of installing the application to the production environment, making it available to users.</w:t>
            </w:r>
          </w:p>
          <w:p w14:paraId="331445E4" w14:textId="77777777" w:rsidR="009C5383" w:rsidRPr="00020783" w:rsidRDefault="009C5383" w:rsidP="00020783">
            <w:pPr>
              <w:pStyle w:val="NoSpacing"/>
              <w:rPr>
                <w:sz w:val="18"/>
                <w:szCs w:val="18"/>
              </w:rPr>
            </w:pPr>
          </w:p>
        </w:tc>
      </w:tr>
      <w:tr w:rsidR="002B766D" w:rsidRPr="00020783" w14:paraId="35D49637" w14:textId="77777777" w:rsidTr="002B766D">
        <w:trPr>
          <w:tblCellSpacing w:w="15" w:type="dxa"/>
        </w:trPr>
        <w:tc>
          <w:tcPr>
            <w:tcW w:w="0" w:type="auto"/>
            <w:vAlign w:val="center"/>
            <w:hideMark/>
          </w:tcPr>
          <w:p w14:paraId="01244484" w14:textId="77777777" w:rsidR="002B766D" w:rsidRPr="00020783" w:rsidRDefault="002B766D" w:rsidP="00020783">
            <w:pPr>
              <w:pStyle w:val="NoSpacing"/>
              <w:rPr>
                <w:sz w:val="18"/>
                <w:szCs w:val="18"/>
              </w:rPr>
            </w:pPr>
            <w:proofErr w:type="spellStart"/>
            <w:r w:rsidRPr="00020783">
              <w:rPr>
                <w:sz w:val="18"/>
                <w:szCs w:val="18"/>
              </w:rPr>
              <w:t>DTree</w:t>
            </w:r>
            <w:proofErr w:type="spellEnd"/>
          </w:p>
        </w:tc>
        <w:tc>
          <w:tcPr>
            <w:tcW w:w="0" w:type="auto"/>
            <w:vAlign w:val="center"/>
            <w:hideMark/>
          </w:tcPr>
          <w:p w14:paraId="6765241D" w14:textId="77777777" w:rsidR="002B766D" w:rsidRPr="00020783" w:rsidRDefault="002B766D" w:rsidP="00020783">
            <w:pPr>
              <w:pStyle w:val="NoSpacing"/>
              <w:rPr>
                <w:sz w:val="18"/>
                <w:szCs w:val="18"/>
              </w:rPr>
            </w:pPr>
            <w:r w:rsidRPr="00020783">
              <w:rPr>
                <w:sz w:val="18"/>
                <w:szCs w:val="18"/>
              </w:rPr>
              <w:t>Table for all objects (documents, folders).</w:t>
            </w:r>
          </w:p>
        </w:tc>
        <w:tc>
          <w:tcPr>
            <w:tcW w:w="0" w:type="auto"/>
            <w:vAlign w:val="center"/>
            <w:hideMark/>
          </w:tcPr>
          <w:p w14:paraId="06ED011D" w14:textId="77777777" w:rsidR="002B766D" w:rsidRDefault="002B766D" w:rsidP="00020783">
            <w:pPr>
              <w:pStyle w:val="NoSpacing"/>
              <w:rPr>
                <w:sz w:val="18"/>
                <w:szCs w:val="18"/>
              </w:rPr>
            </w:pPr>
            <w:proofErr w:type="spellStart"/>
            <w:r w:rsidRPr="00020783">
              <w:rPr>
                <w:sz w:val="18"/>
                <w:szCs w:val="18"/>
              </w:rPr>
              <w:t>DTree</w:t>
            </w:r>
            <w:proofErr w:type="spellEnd"/>
            <w:r w:rsidRPr="00020783">
              <w:rPr>
                <w:sz w:val="18"/>
                <w:szCs w:val="18"/>
              </w:rPr>
              <w:t xml:space="preserve"> stores the metadata for all objects in the system, such as documents and folders, linking them to their properties and structure.</w:t>
            </w:r>
          </w:p>
          <w:p w14:paraId="2E27542A" w14:textId="77777777" w:rsidR="009C5383" w:rsidRPr="00020783" w:rsidRDefault="009C5383" w:rsidP="00020783">
            <w:pPr>
              <w:pStyle w:val="NoSpacing"/>
              <w:rPr>
                <w:sz w:val="18"/>
                <w:szCs w:val="18"/>
              </w:rPr>
            </w:pPr>
          </w:p>
        </w:tc>
      </w:tr>
      <w:tr w:rsidR="002B766D" w:rsidRPr="00020783" w14:paraId="24476A20" w14:textId="77777777" w:rsidTr="002B766D">
        <w:trPr>
          <w:tblCellSpacing w:w="15" w:type="dxa"/>
        </w:trPr>
        <w:tc>
          <w:tcPr>
            <w:tcW w:w="0" w:type="auto"/>
            <w:vAlign w:val="center"/>
            <w:hideMark/>
          </w:tcPr>
          <w:p w14:paraId="37939658" w14:textId="77777777" w:rsidR="002B766D" w:rsidRPr="00020783" w:rsidRDefault="002B766D" w:rsidP="00020783">
            <w:pPr>
              <w:pStyle w:val="NoSpacing"/>
              <w:rPr>
                <w:sz w:val="18"/>
                <w:szCs w:val="18"/>
              </w:rPr>
            </w:pPr>
            <w:r w:rsidRPr="00020783">
              <w:rPr>
                <w:sz w:val="18"/>
                <w:szCs w:val="18"/>
              </w:rPr>
              <w:t>KUAF</w:t>
            </w:r>
          </w:p>
        </w:tc>
        <w:tc>
          <w:tcPr>
            <w:tcW w:w="0" w:type="auto"/>
            <w:vAlign w:val="center"/>
            <w:hideMark/>
          </w:tcPr>
          <w:p w14:paraId="33FB8A0F" w14:textId="77777777" w:rsidR="002B766D" w:rsidRPr="00020783" w:rsidRDefault="002B766D" w:rsidP="00020783">
            <w:pPr>
              <w:pStyle w:val="NoSpacing"/>
              <w:rPr>
                <w:sz w:val="18"/>
                <w:szCs w:val="18"/>
              </w:rPr>
            </w:pPr>
            <w:r w:rsidRPr="00020783">
              <w:rPr>
                <w:sz w:val="18"/>
                <w:szCs w:val="18"/>
              </w:rPr>
              <w:t>Table for users and groups.</w:t>
            </w:r>
          </w:p>
        </w:tc>
        <w:tc>
          <w:tcPr>
            <w:tcW w:w="0" w:type="auto"/>
            <w:vAlign w:val="center"/>
            <w:hideMark/>
          </w:tcPr>
          <w:p w14:paraId="1FA2F7BB" w14:textId="77777777" w:rsidR="002B766D" w:rsidRDefault="002B766D" w:rsidP="00020783">
            <w:pPr>
              <w:pStyle w:val="NoSpacing"/>
              <w:rPr>
                <w:sz w:val="18"/>
                <w:szCs w:val="18"/>
              </w:rPr>
            </w:pPr>
            <w:r w:rsidRPr="00020783">
              <w:rPr>
                <w:sz w:val="18"/>
                <w:szCs w:val="18"/>
              </w:rPr>
              <w:t>KUAF contains information about users and groups in the system, such as their IDs, roles, and email addresses.</w:t>
            </w:r>
          </w:p>
          <w:p w14:paraId="53EC1DFE" w14:textId="77777777" w:rsidR="009C5383" w:rsidRPr="00020783" w:rsidRDefault="009C5383" w:rsidP="00020783">
            <w:pPr>
              <w:pStyle w:val="NoSpacing"/>
              <w:rPr>
                <w:sz w:val="18"/>
                <w:szCs w:val="18"/>
              </w:rPr>
            </w:pPr>
          </w:p>
        </w:tc>
      </w:tr>
      <w:tr w:rsidR="002B766D" w:rsidRPr="00020783" w14:paraId="0CB50019" w14:textId="77777777" w:rsidTr="002B766D">
        <w:trPr>
          <w:tblCellSpacing w:w="15" w:type="dxa"/>
        </w:trPr>
        <w:tc>
          <w:tcPr>
            <w:tcW w:w="0" w:type="auto"/>
            <w:vAlign w:val="center"/>
            <w:hideMark/>
          </w:tcPr>
          <w:p w14:paraId="62BF00B9" w14:textId="77777777" w:rsidR="002B766D" w:rsidRPr="00020783" w:rsidRDefault="002B766D" w:rsidP="00020783">
            <w:pPr>
              <w:pStyle w:val="NoSpacing"/>
              <w:rPr>
                <w:sz w:val="18"/>
                <w:szCs w:val="18"/>
              </w:rPr>
            </w:pPr>
            <w:r w:rsidRPr="00020783">
              <w:rPr>
                <w:sz w:val="18"/>
                <w:szCs w:val="18"/>
              </w:rPr>
              <w:t>DVERSDATA</w:t>
            </w:r>
          </w:p>
        </w:tc>
        <w:tc>
          <w:tcPr>
            <w:tcW w:w="0" w:type="auto"/>
            <w:vAlign w:val="center"/>
            <w:hideMark/>
          </w:tcPr>
          <w:p w14:paraId="548BB4C3" w14:textId="77777777" w:rsidR="002B766D" w:rsidRPr="00020783" w:rsidRDefault="002B766D" w:rsidP="00020783">
            <w:pPr>
              <w:pStyle w:val="NoSpacing"/>
              <w:rPr>
                <w:sz w:val="18"/>
                <w:szCs w:val="18"/>
              </w:rPr>
            </w:pPr>
            <w:r w:rsidRPr="00020783">
              <w:rPr>
                <w:sz w:val="18"/>
                <w:szCs w:val="18"/>
              </w:rPr>
              <w:t>Stores document version information.</w:t>
            </w:r>
          </w:p>
        </w:tc>
        <w:tc>
          <w:tcPr>
            <w:tcW w:w="0" w:type="auto"/>
            <w:vAlign w:val="center"/>
            <w:hideMark/>
          </w:tcPr>
          <w:p w14:paraId="7810CAC2" w14:textId="77777777" w:rsidR="002B766D" w:rsidRDefault="002B766D" w:rsidP="00020783">
            <w:pPr>
              <w:pStyle w:val="NoSpacing"/>
              <w:rPr>
                <w:sz w:val="18"/>
                <w:szCs w:val="18"/>
              </w:rPr>
            </w:pPr>
            <w:r w:rsidRPr="00020783">
              <w:rPr>
                <w:sz w:val="18"/>
                <w:szCs w:val="18"/>
              </w:rPr>
              <w:t>This table keeps details about each version of a document, including the version number, size, and creation date.</w:t>
            </w:r>
          </w:p>
          <w:p w14:paraId="0EA28AD7" w14:textId="77777777" w:rsidR="009C5383" w:rsidRPr="00020783" w:rsidRDefault="009C5383" w:rsidP="00020783">
            <w:pPr>
              <w:pStyle w:val="NoSpacing"/>
              <w:rPr>
                <w:sz w:val="18"/>
                <w:szCs w:val="18"/>
              </w:rPr>
            </w:pPr>
          </w:p>
        </w:tc>
      </w:tr>
      <w:tr w:rsidR="002B766D" w:rsidRPr="00020783" w14:paraId="24A3E9ED" w14:textId="77777777" w:rsidTr="002B766D">
        <w:trPr>
          <w:tblCellSpacing w:w="15" w:type="dxa"/>
        </w:trPr>
        <w:tc>
          <w:tcPr>
            <w:tcW w:w="0" w:type="auto"/>
            <w:vAlign w:val="center"/>
            <w:hideMark/>
          </w:tcPr>
          <w:p w14:paraId="16D17615" w14:textId="77777777" w:rsidR="002B766D" w:rsidRPr="00020783" w:rsidRDefault="002B766D" w:rsidP="00020783">
            <w:pPr>
              <w:pStyle w:val="NoSpacing"/>
              <w:rPr>
                <w:sz w:val="18"/>
                <w:szCs w:val="18"/>
              </w:rPr>
            </w:pPr>
            <w:r w:rsidRPr="00020783">
              <w:rPr>
                <w:sz w:val="18"/>
                <w:szCs w:val="18"/>
              </w:rPr>
              <w:t>LLATTRDATA</w:t>
            </w:r>
          </w:p>
        </w:tc>
        <w:tc>
          <w:tcPr>
            <w:tcW w:w="0" w:type="auto"/>
            <w:vAlign w:val="center"/>
            <w:hideMark/>
          </w:tcPr>
          <w:p w14:paraId="7CABC38A" w14:textId="77777777" w:rsidR="002B766D" w:rsidRPr="00020783" w:rsidRDefault="002B766D" w:rsidP="00020783">
            <w:pPr>
              <w:pStyle w:val="NoSpacing"/>
              <w:rPr>
                <w:sz w:val="18"/>
                <w:szCs w:val="18"/>
              </w:rPr>
            </w:pPr>
            <w:r w:rsidRPr="00020783">
              <w:rPr>
                <w:sz w:val="18"/>
                <w:szCs w:val="18"/>
              </w:rPr>
              <w:t>Table for category attributes.</w:t>
            </w:r>
          </w:p>
        </w:tc>
        <w:tc>
          <w:tcPr>
            <w:tcW w:w="0" w:type="auto"/>
            <w:vAlign w:val="center"/>
            <w:hideMark/>
          </w:tcPr>
          <w:p w14:paraId="15D126F7" w14:textId="77777777" w:rsidR="002B766D" w:rsidRDefault="002B766D" w:rsidP="00020783">
            <w:pPr>
              <w:pStyle w:val="NoSpacing"/>
              <w:rPr>
                <w:sz w:val="18"/>
                <w:szCs w:val="18"/>
              </w:rPr>
            </w:pPr>
            <w:r w:rsidRPr="00020783">
              <w:rPr>
                <w:sz w:val="18"/>
                <w:szCs w:val="18"/>
              </w:rPr>
              <w:t>LLATTRDATA stores attribute values for categories assigned to documents or folders, such as metadata for classification.</w:t>
            </w:r>
          </w:p>
          <w:p w14:paraId="64798303" w14:textId="77777777" w:rsidR="009C5383" w:rsidRPr="00020783" w:rsidRDefault="009C5383" w:rsidP="00020783">
            <w:pPr>
              <w:pStyle w:val="NoSpacing"/>
              <w:rPr>
                <w:sz w:val="18"/>
                <w:szCs w:val="18"/>
              </w:rPr>
            </w:pPr>
          </w:p>
        </w:tc>
      </w:tr>
      <w:tr w:rsidR="002B766D" w:rsidRPr="00020783" w14:paraId="51D97385" w14:textId="77777777" w:rsidTr="002B766D">
        <w:trPr>
          <w:tblCellSpacing w:w="15" w:type="dxa"/>
        </w:trPr>
        <w:tc>
          <w:tcPr>
            <w:tcW w:w="0" w:type="auto"/>
            <w:vAlign w:val="center"/>
            <w:hideMark/>
          </w:tcPr>
          <w:p w14:paraId="3F51E8C9" w14:textId="77777777" w:rsidR="002B766D" w:rsidRPr="00020783" w:rsidRDefault="002B766D" w:rsidP="00020783">
            <w:pPr>
              <w:pStyle w:val="NoSpacing"/>
              <w:rPr>
                <w:sz w:val="18"/>
                <w:szCs w:val="18"/>
              </w:rPr>
            </w:pPr>
            <w:r w:rsidRPr="00020783">
              <w:rPr>
                <w:sz w:val="18"/>
                <w:szCs w:val="18"/>
              </w:rPr>
              <w:t>DTREEACL</w:t>
            </w:r>
          </w:p>
        </w:tc>
        <w:tc>
          <w:tcPr>
            <w:tcW w:w="0" w:type="auto"/>
            <w:vAlign w:val="center"/>
            <w:hideMark/>
          </w:tcPr>
          <w:p w14:paraId="445C4FFE" w14:textId="77777777" w:rsidR="002B766D" w:rsidRPr="00020783" w:rsidRDefault="002B766D" w:rsidP="00020783">
            <w:pPr>
              <w:pStyle w:val="NoSpacing"/>
              <w:rPr>
                <w:sz w:val="18"/>
                <w:szCs w:val="18"/>
              </w:rPr>
            </w:pPr>
            <w:r w:rsidRPr="00020783">
              <w:rPr>
                <w:sz w:val="18"/>
                <w:szCs w:val="18"/>
              </w:rPr>
              <w:t>Table for permissions and access control.</w:t>
            </w:r>
          </w:p>
        </w:tc>
        <w:tc>
          <w:tcPr>
            <w:tcW w:w="0" w:type="auto"/>
            <w:vAlign w:val="center"/>
            <w:hideMark/>
          </w:tcPr>
          <w:p w14:paraId="421A2DD9" w14:textId="77777777" w:rsidR="002B766D" w:rsidRDefault="002B766D" w:rsidP="00020783">
            <w:pPr>
              <w:pStyle w:val="NoSpacing"/>
              <w:rPr>
                <w:sz w:val="18"/>
                <w:szCs w:val="18"/>
              </w:rPr>
            </w:pPr>
            <w:r w:rsidRPr="00020783">
              <w:rPr>
                <w:sz w:val="18"/>
                <w:szCs w:val="18"/>
              </w:rPr>
              <w:t>This table defines who can access or perform actions (read, write) on specific objects (documents, folders) in the system.</w:t>
            </w:r>
          </w:p>
          <w:p w14:paraId="2475AF79" w14:textId="77777777" w:rsidR="009C5383" w:rsidRPr="00020783" w:rsidRDefault="009C5383" w:rsidP="00020783">
            <w:pPr>
              <w:pStyle w:val="NoSpacing"/>
              <w:rPr>
                <w:sz w:val="18"/>
                <w:szCs w:val="18"/>
              </w:rPr>
            </w:pPr>
          </w:p>
        </w:tc>
      </w:tr>
      <w:tr w:rsidR="002B766D" w:rsidRPr="00020783" w14:paraId="6E33BCEE" w14:textId="77777777" w:rsidTr="002B766D">
        <w:trPr>
          <w:tblCellSpacing w:w="15" w:type="dxa"/>
        </w:trPr>
        <w:tc>
          <w:tcPr>
            <w:tcW w:w="0" w:type="auto"/>
            <w:vAlign w:val="center"/>
            <w:hideMark/>
          </w:tcPr>
          <w:p w14:paraId="1E31A8DC" w14:textId="77777777" w:rsidR="002B766D" w:rsidRPr="00020783" w:rsidRDefault="002B766D" w:rsidP="00020783">
            <w:pPr>
              <w:pStyle w:val="NoSpacing"/>
              <w:rPr>
                <w:sz w:val="18"/>
                <w:szCs w:val="18"/>
              </w:rPr>
            </w:pPr>
            <w:r w:rsidRPr="00020783">
              <w:rPr>
                <w:sz w:val="18"/>
                <w:szCs w:val="18"/>
              </w:rPr>
              <w:t>DAUDITNEW</w:t>
            </w:r>
          </w:p>
        </w:tc>
        <w:tc>
          <w:tcPr>
            <w:tcW w:w="0" w:type="auto"/>
            <w:vAlign w:val="center"/>
            <w:hideMark/>
          </w:tcPr>
          <w:p w14:paraId="7227B6D7" w14:textId="77777777" w:rsidR="002B766D" w:rsidRPr="00020783" w:rsidRDefault="002B766D" w:rsidP="00020783">
            <w:pPr>
              <w:pStyle w:val="NoSpacing"/>
              <w:rPr>
                <w:sz w:val="18"/>
                <w:szCs w:val="18"/>
              </w:rPr>
            </w:pPr>
            <w:r w:rsidRPr="00020783">
              <w:rPr>
                <w:sz w:val="18"/>
                <w:szCs w:val="18"/>
              </w:rPr>
              <w:t>Stores audit logs of system actions.</w:t>
            </w:r>
          </w:p>
        </w:tc>
        <w:tc>
          <w:tcPr>
            <w:tcW w:w="0" w:type="auto"/>
            <w:vAlign w:val="center"/>
            <w:hideMark/>
          </w:tcPr>
          <w:p w14:paraId="6DE85D8B" w14:textId="77777777" w:rsidR="002B766D" w:rsidRDefault="002B766D" w:rsidP="00020783">
            <w:pPr>
              <w:pStyle w:val="NoSpacing"/>
              <w:rPr>
                <w:sz w:val="18"/>
                <w:szCs w:val="18"/>
              </w:rPr>
            </w:pPr>
            <w:r w:rsidRPr="00020783">
              <w:rPr>
                <w:sz w:val="18"/>
                <w:szCs w:val="18"/>
              </w:rPr>
              <w:t>DAUDITNEW logs user actions and events, tracking changes made to documents or system settings for audit purposes.</w:t>
            </w:r>
          </w:p>
          <w:p w14:paraId="0302F72B" w14:textId="77777777" w:rsidR="009C5383" w:rsidRDefault="009C5383" w:rsidP="00020783">
            <w:pPr>
              <w:pStyle w:val="NoSpacing"/>
              <w:rPr>
                <w:sz w:val="18"/>
                <w:szCs w:val="18"/>
              </w:rPr>
            </w:pPr>
          </w:p>
          <w:p w14:paraId="789E5BC6" w14:textId="77777777" w:rsidR="0071467B" w:rsidRPr="00020783" w:rsidRDefault="0071467B" w:rsidP="00020783">
            <w:pPr>
              <w:pStyle w:val="NoSpacing"/>
              <w:rPr>
                <w:sz w:val="18"/>
                <w:szCs w:val="18"/>
              </w:rPr>
            </w:pPr>
          </w:p>
        </w:tc>
      </w:tr>
      <w:tr w:rsidR="002B766D" w:rsidRPr="00020783" w14:paraId="1EC1AE68" w14:textId="77777777" w:rsidTr="002B766D">
        <w:trPr>
          <w:tblCellSpacing w:w="15" w:type="dxa"/>
        </w:trPr>
        <w:tc>
          <w:tcPr>
            <w:tcW w:w="0" w:type="auto"/>
            <w:vAlign w:val="center"/>
            <w:hideMark/>
          </w:tcPr>
          <w:p w14:paraId="51E3D5FE" w14:textId="77777777" w:rsidR="002B766D" w:rsidRPr="00020783" w:rsidRDefault="002B766D" w:rsidP="00020783">
            <w:pPr>
              <w:pStyle w:val="NoSpacing"/>
              <w:rPr>
                <w:sz w:val="18"/>
                <w:szCs w:val="18"/>
              </w:rPr>
            </w:pPr>
            <w:r w:rsidRPr="00020783">
              <w:rPr>
                <w:sz w:val="18"/>
                <w:szCs w:val="18"/>
              </w:rPr>
              <w:t>Subtype</w:t>
            </w:r>
          </w:p>
        </w:tc>
        <w:tc>
          <w:tcPr>
            <w:tcW w:w="0" w:type="auto"/>
            <w:vAlign w:val="center"/>
            <w:hideMark/>
          </w:tcPr>
          <w:p w14:paraId="2C9561E4" w14:textId="77777777" w:rsidR="002B766D" w:rsidRPr="00020783" w:rsidRDefault="002B766D" w:rsidP="00020783">
            <w:pPr>
              <w:pStyle w:val="NoSpacing"/>
              <w:rPr>
                <w:sz w:val="18"/>
                <w:szCs w:val="18"/>
              </w:rPr>
            </w:pPr>
            <w:r w:rsidRPr="00020783">
              <w:rPr>
                <w:sz w:val="18"/>
                <w:szCs w:val="18"/>
              </w:rPr>
              <w:t>Identifies object type (e.g., folder, document).</w:t>
            </w:r>
          </w:p>
        </w:tc>
        <w:tc>
          <w:tcPr>
            <w:tcW w:w="0" w:type="auto"/>
            <w:vAlign w:val="center"/>
            <w:hideMark/>
          </w:tcPr>
          <w:p w14:paraId="2106872D" w14:textId="77777777" w:rsidR="002B766D" w:rsidRDefault="002B766D" w:rsidP="00020783">
            <w:pPr>
              <w:pStyle w:val="NoSpacing"/>
              <w:rPr>
                <w:sz w:val="18"/>
                <w:szCs w:val="18"/>
              </w:rPr>
            </w:pPr>
            <w:r w:rsidRPr="00020783">
              <w:rPr>
                <w:sz w:val="18"/>
                <w:szCs w:val="18"/>
              </w:rPr>
              <w:t>Subtype helps identify the type of object, such as whether it’s a folder (0) or a document (144).</w:t>
            </w:r>
          </w:p>
          <w:p w14:paraId="79D941E4" w14:textId="77777777" w:rsidR="009C5383" w:rsidRPr="00020783" w:rsidRDefault="009C5383" w:rsidP="00020783">
            <w:pPr>
              <w:pStyle w:val="NoSpacing"/>
              <w:rPr>
                <w:sz w:val="18"/>
                <w:szCs w:val="18"/>
              </w:rPr>
            </w:pPr>
          </w:p>
        </w:tc>
      </w:tr>
      <w:tr w:rsidR="002B766D" w:rsidRPr="00020783" w14:paraId="21706D3D" w14:textId="77777777" w:rsidTr="002B766D">
        <w:trPr>
          <w:tblCellSpacing w:w="15" w:type="dxa"/>
        </w:trPr>
        <w:tc>
          <w:tcPr>
            <w:tcW w:w="0" w:type="auto"/>
            <w:vAlign w:val="center"/>
            <w:hideMark/>
          </w:tcPr>
          <w:p w14:paraId="074C98E3" w14:textId="77777777" w:rsidR="002B766D" w:rsidRPr="00020783" w:rsidRDefault="002B766D" w:rsidP="00020783">
            <w:pPr>
              <w:pStyle w:val="NoSpacing"/>
              <w:rPr>
                <w:sz w:val="18"/>
                <w:szCs w:val="18"/>
              </w:rPr>
            </w:pPr>
            <w:proofErr w:type="spellStart"/>
            <w:r w:rsidRPr="00020783">
              <w:rPr>
                <w:sz w:val="18"/>
                <w:szCs w:val="18"/>
              </w:rPr>
              <w:t>DataID</w:t>
            </w:r>
            <w:proofErr w:type="spellEnd"/>
          </w:p>
        </w:tc>
        <w:tc>
          <w:tcPr>
            <w:tcW w:w="0" w:type="auto"/>
            <w:vAlign w:val="center"/>
            <w:hideMark/>
          </w:tcPr>
          <w:p w14:paraId="2091EC6C" w14:textId="77777777" w:rsidR="002B766D" w:rsidRPr="00020783" w:rsidRDefault="002B766D" w:rsidP="00020783">
            <w:pPr>
              <w:pStyle w:val="NoSpacing"/>
              <w:rPr>
                <w:sz w:val="18"/>
                <w:szCs w:val="18"/>
              </w:rPr>
            </w:pPr>
            <w:r w:rsidRPr="00020783">
              <w:rPr>
                <w:sz w:val="18"/>
                <w:szCs w:val="18"/>
              </w:rPr>
              <w:t>Unique identifier for an object.</w:t>
            </w:r>
          </w:p>
        </w:tc>
        <w:tc>
          <w:tcPr>
            <w:tcW w:w="0" w:type="auto"/>
            <w:vAlign w:val="center"/>
            <w:hideMark/>
          </w:tcPr>
          <w:p w14:paraId="4E4D3B0F" w14:textId="77777777" w:rsidR="002B766D" w:rsidRDefault="002B766D" w:rsidP="00020783">
            <w:pPr>
              <w:pStyle w:val="NoSpacing"/>
              <w:rPr>
                <w:sz w:val="18"/>
                <w:szCs w:val="18"/>
              </w:rPr>
            </w:pPr>
            <w:r w:rsidRPr="00020783">
              <w:rPr>
                <w:sz w:val="18"/>
                <w:szCs w:val="18"/>
              </w:rPr>
              <w:t xml:space="preserve">Each object in Content Server, like a document or folder, has a unique </w:t>
            </w:r>
            <w:proofErr w:type="spellStart"/>
            <w:r w:rsidRPr="00020783">
              <w:rPr>
                <w:sz w:val="18"/>
                <w:szCs w:val="18"/>
              </w:rPr>
              <w:t>DataID</w:t>
            </w:r>
            <w:proofErr w:type="spellEnd"/>
            <w:r w:rsidRPr="00020783">
              <w:rPr>
                <w:sz w:val="18"/>
                <w:szCs w:val="18"/>
              </w:rPr>
              <w:t xml:space="preserve"> that distinguishes it from other objects.</w:t>
            </w:r>
          </w:p>
          <w:p w14:paraId="1927A84E" w14:textId="77777777" w:rsidR="009C5383" w:rsidRPr="00020783" w:rsidRDefault="009C5383" w:rsidP="00020783">
            <w:pPr>
              <w:pStyle w:val="NoSpacing"/>
              <w:rPr>
                <w:sz w:val="18"/>
                <w:szCs w:val="18"/>
              </w:rPr>
            </w:pPr>
          </w:p>
        </w:tc>
      </w:tr>
      <w:tr w:rsidR="002B766D" w:rsidRPr="00020783" w14:paraId="086CFF86" w14:textId="77777777" w:rsidTr="002B766D">
        <w:trPr>
          <w:tblCellSpacing w:w="15" w:type="dxa"/>
        </w:trPr>
        <w:tc>
          <w:tcPr>
            <w:tcW w:w="0" w:type="auto"/>
            <w:vAlign w:val="center"/>
            <w:hideMark/>
          </w:tcPr>
          <w:p w14:paraId="711B79C6" w14:textId="77777777" w:rsidR="002B766D" w:rsidRPr="00020783" w:rsidRDefault="002B766D" w:rsidP="00020783">
            <w:pPr>
              <w:pStyle w:val="NoSpacing"/>
              <w:rPr>
                <w:sz w:val="18"/>
                <w:szCs w:val="18"/>
              </w:rPr>
            </w:pPr>
            <w:proofErr w:type="spellStart"/>
            <w:r w:rsidRPr="00020783">
              <w:rPr>
                <w:sz w:val="18"/>
                <w:szCs w:val="18"/>
              </w:rPr>
              <w:t>ParentID</w:t>
            </w:r>
            <w:proofErr w:type="spellEnd"/>
          </w:p>
        </w:tc>
        <w:tc>
          <w:tcPr>
            <w:tcW w:w="0" w:type="auto"/>
            <w:vAlign w:val="center"/>
            <w:hideMark/>
          </w:tcPr>
          <w:p w14:paraId="461B9F1C" w14:textId="77777777" w:rsidR="002B766D" w:rsidRPr="00020783" w:rsidRDefault="002B766D" w:rsidP="00020783">
            <w:pPr>
              <w:pStyle w:val="NoSpacing"/>
              <w:rPr>
                <w:sz w:val="18"/>
                <w:szCs w:val="18"/>
              </w:rPr>
            </w:pPr>
            <w:r w:rsidRPr="00020783">
              <w:rPr>
                <w:sz w:val="18"/>
                <w:szCs w:val="18"/>
              </w:rPr>
              <w:t>Refers to the parent object.</w:t>
            </w:r>
          </w:p>
        </w:tc>
        <w:tc>
          <w:tcPr>
            <w:tcW w:w="0" w:type="auto"/>
            <w:vAlign w:val="center"/>
            <w:hideMark/>
          </w:tcPr>
          <w:p w14:paraId="325556D4" w14:textId="77777777" w:rsidR="002B766D" w:rsidRDefault="002B766D" w:rsidP="00020783">
            <w:pPr>
              <w:pStyle w:val="NoSpacing"/>
              <w:rPr>
                <w:sz w:val="18"/>
                <w:szCs w:val="18"/>
              </w:rPr>
            </w:pPr>
            <w:proofErr w:type="spellStart"/>
            <w:r w:rsidRPr="00020783">
              <w:rPr>
                <w:sz w:val="18"/>
                <w:szCs w:val="18"/>
              </w:rPr>
              <w:t>ParentID</w:t>
            </w:r>
            <w:proofErr w:type="spellEnd"/>
            <w:r w:rsidRPr="00020783">
              <w:rPr>
                <w:sz w:val="18"/>
                <w:szCs w:val="18"/>
              </w:rPr>
              <w:t xml:space="preserve"> identifies the higher-level object (such as a folder) that an object belongs to.</w:t>
            </w:r>
          </w:p>
          <w:p w14:paraId="2CB3CA84" w14:textId="77777777" w:rsidR="009C5383" w:rsidRPr="00020783" w:rsidRDefault="009C5383" w:rsidP="00020783">
            <w:pPr>
              <w:pStyle w:val="NoSpacing"/>
              <w:rPr>
                <w:sz w:val="18"/>
                <w:szCs w:val="18"/>
              </w:rPr>
            </w:pPr>
          </w:p>
        </w:tc>
      </w:tr>
      <w:tr w:rsidR="002B766D" w:rsidRPr="00020783" w14:paraId="4AEB2065" w14:textId="77777777" w:rsidTr="002B766D">
        <w:trPr>
          <w:tblCellSpacing w:w="15" w:type="dxa"/>
        </w:trPr>
        <w:tc>
          <w:tcPr>
            <w:tcW w:w="0" w:type="auto"/>
            <w:vAlign w:val="center"/>
            <w:hideMark/>
          </w:tcPr>
          <w:p w14:paraId="58937BCA" w14:textId="77777777" w:rsidR="002B766D" w:rsidRPr="00020783" w:rsidRDefault="002B766D" w:rsidP="00020783">
            <w:pPr>
              <w:pStyle w:val="NoSpacing"/>
              <w:rPr>
                <w:sz w:val="18"/>
                <w:szCs w:val="18"/>
              </w:rPr>
            </w:pPr>
            <w:proofErr w:type="spellStart"/>
            <w:r w:rsidRPr="00020783">
              <w:rPr>
                <w:sz w:val="18"/>
                <w:szCs w:val="18"/>
              </w:rPr>
              <w:t>OwnerID</w:t>
            </w:r>
            <w:proofErr w:type="spellEnd"/>
          </w:p>
        </w:tc>
        <w:tc>
          <w:tcPr>
            <w:tcW w:w="0" w:type="auto"/>
            <w:vAlign w:val="center"/>
            <w:hideMark/>
          </w:tcPr>
          <w:p w14:paraId="2D00D27F" w14:textId="77777777" w:rsidR="002B766D" w:rsidRPr="00020783" w:rsidRDefault="002B766D" w:rsidP="00020783">
            <w:pPr>
              <w:pStyle w:val="NoSpacing"/>
              <w:rPr>
                <w:sz w:val="18"/>
                <w:szCs w:val="18"/>
              </w:rPr>
            </w:pPr>
            <w:r w:rsidRPr="00020783">
              <w:rPr>
                <w:sz w:val="18"/>
                <w:szCs w:val="18"/>
              </w:rPr>
              <w:t>User ID of the object's owner.</w:t>
            </w:r>
          </w:p>
        </w:tc>
        <w:tc>
          <w:tcPr>
            <w:tcW w:w="0" w:type="auto"/>
            <w:vAlign w:val="center"/>
            <w:hideMark/>
          </w:tcPr>
          <w:p w14:paraId="4927914D" w14:textId="77777777" w:rsidR="002B766D" w:rsidRDefault="002B766D" w:rsidP="00020783">
            <w:pPr>
              <w:pStyle w:val="NoSpacing"/>
              <w:rPr>
                <w:sz w:val="18"/>
                <w:szCs w:val="18"/>
              </w:rPr>
            </w:pPr>
            <w:proofErr w:type="spellStart"/>
            <w:r w:rsidRPr="00020783">
              <w:rPr>
                <w:sz w:val="18"/>
                <w:szCs w:val="18"/>
              </w:rPr>
              <w:t>OwnerID</w:t>
            </w:r>
            <w:proofErr w:type="spellEnd"/>
            <w:r w:rsidRPr="00020783">
              <w:rPr>
                <w:sz w:val="18"/>
                <w:szCs w:val="18"/>
              </w:rPr>
              <w:t xml:space="preserve"> represents the user who created or owns the object (document/folder).</w:t>
            </w:r>
          </w:p>
          <w:p w14:paraId="13980B03" w14:textId="77777777" w:rsidR="009C5383" w:rsidRPr="00020783" w:rsidRDefault="009C5383" w:rsidP="00020783">
            <w:pPr>
              <w:pStyle w:val="NoSpacing"/>
              <w:rPr>
                <w:sz w:val="18"/>
                <w:szCs w:val="18"/>
              </w:rPr>
            </w:pPr>
          </w:p>
        </w:tc>
      </w:tr>
      <w:tr w:rsidR="002B766D" w:rsidRPr="00020783" w14:paraId="2FB1449E" w14:textId="77777777" w:rsidTr="002B766D">
        <w:trPr>
          <w:tblCellSpacing w:w="15" w:type="dxa"/>
        </w:trPr>
        <w:tc>
          <w:tcPr>
            <w:tcW w:w="0" w:type="auto"/>
            <w:vAlign w:val="center"/>
            <w:hideMark/>
          </w:tcPr>
          <w:p w14:paraId="3946A646" w14:textId="77777777" w:rsidR="002B766D" w:rsidRPr="00020783" w:rsidRDefault="002B766D" w:rsidP="00020783">
            <w:pPr>
              <w:pStyle w:val="NoSpacing"/>
              <w:rPr>
                <w:sz w:val="18"/>
                <w:szCs w:val="18"/>
              </w:rPr>
            </w:pPr>
            <w:proofErr w:type="spellStart"/>
            <w:r w:rsidRPr="00020783">
              <w:rPr>
                <w:sz w:val="18"/>
                <w:szCs w:val="18"/>
              </w:rPr>
              <w:t>RightID</w:t>
            </w:r>
            <w:proofErr w:type="spellEnd"/>
          </w:p>
        </w:tc>
        <w:tc>
          <w:tcPr>
            <w:tcW w:w="0" w:type="auto"/>
            <w:vAlign w:val="center"/>
            <w:hideMark/>
          </w:tcPr>
          <w:p w14:paraId="66658E44" w14:textId="77777777" w:rsidR="002B766D" w:rsidRPr="00020783" w:rsidRDefault="002B766D" w:rsidP="00020783">
            <w:pPr>
              <w:pStyle w:val="NoSpacing"/>
              <w:rPr>
                <w:sz w:val="18"/>
                <w:szCs w:val="18"/>
              </w:rPr>
            </w:pPr>
            <w:r w:rsidRPr="00020783">
              <w:rPr>
                <w:sz w:val="18"/>
                <w:szCs w:val="18"/>
              </w:rPr>
              <w:t>Identifies user/group with access rights.</w:t>
            </w:r>
          </w:p>
        </w:tc>
        <w:tc>
          <w:tcPr>
            <w:tcW w:w="0" w:type="auto"/>
            <w:vAlign w:val="center"/>
            <w:hideMark/>
          </w:tcPr>
          <w:p w14:paraId="610FA171" w14:textId="77777777" w:rsidR="002B766D" w:rsidRPr="00020783" w:rsidRDefault="002B766D" w:rsidP="00020783">
            <w:pPr>
              <w:pStyle w:val="NoSpacing"/>
              <w:rPr>
                <w:sz w:val="18"/>
                <w:szCs w:val="18"/>
              </w:rPr>
            </w:pPr>
            <w:proofErr w:type="spellStart"/>
            <w:r w:rsidRPr="00020783">
              <w:rPr>
                <w:sz w:val="18"/>
                <w:szCs w:val="18"/>
              </w:rPr>
              <w:t>RightID</w:t>
            </w:r>
            <w:proofErr w:type="spellEnd"/>
            <w:r w:rsidRPr="00020783">
              <w:rPr>
                <w:sz w:val="18"/>
                <w:szCs w:val="18"/>
              </w:rPr>
              <w:t xml:space="preserve"> associates a user or group with specific access permissions to an object.</w:t>
            </w:r>
          </w:p>
        </w:tc>
      </w:tr>
      <w:tr w:rsidR="002B766D" w:rsidRPr="00020783" w14:paraId="00FECCA5" w14:textId="77777777" w:rsidTr="002B766D">
        <w:trPr>
          <w:tblCellSpacing w:w="15" w:type="dxa"/>
        </w:trPr>
        <w:tc>
          <w:tcPr>
            <w:tcW w:w="0" w:type="auto"/>
            <w:vAlign w:val="center"/>
            <w:hideMark/>
          </w:tcPr>
          <w:p w14:paraId="3EA22FB3" w14:textId="77777777" w:rsidR="002B766D" w:rsidRPr="00020783" w:rsidRDefault="002B766D" w:rsidP="00020783">
            <w:pPr>
              <w:pStyle w:val="NoSpacing"/>
              <w:rPr>
                <w:sz w:val="18"/>
                <w:szCs w:val="18"/>
              </w:rPr>
            </w:pPr>
            <w:r w:rsidRPr="00020783">
              <w:rPr>
                <w:sz w:val="18"/>
                <w:szCs w:val="18"/>
              </w:rPr>
              <w:t>Permissions</w:t>
            </w:r>
          </w:p>
        </w:tc>
        <w:tc>
          <w:tcPr>
            <w:tcW w:w="0" w:type="auto"/>
            <w:vAlign w:val="center"/>
            <w:hideMark/>
          </w:tcPr>
          <w:p w14:paraId="6F0CB8BF" w14:textId="77777777" w:rsidR="002B766D" w:rsidRPr="00020783" w:rsidRDefault="002B766D" w:rsidP="00020783">
            <w:pPr>
              <w:pStyle w:val="NoSpacing"/>
              <w:rPr>
                <w:sz w:val="18"/>
                <w:szCs w:val="18"/>
              </w:rPr>
            </w:pPr>
            <w:r w:rsidRPr="00020783">
              <w:rPr>
                <w:sz w:val="18"/>
                <w:szCs w:val="18"/>
              </w:rPr>
              <w:t>Defines allowed actions (view, edit, delete).</w:t>
            </w:r>
          </w:p>
        </w:tc>
        <w:tc>
          <w:tcPr>
            <w:tcW w:w="0" w:type="auto"/>
            <w:vAlign w:val="center"/>
            <w:hideMark/>
          </w:tcPr>
          <w:p w14:paraId="6528A0A2" w14:textId="77777777" w:rsidR="002B766D" w:rsidRDefault="002B766D" w:rsidP="00020783">
            <w:pPr>
              <w:pStyle w:val="NoSpacing"/>
              <w:rPr>
                <w:sz w:val="18"/>
                <w:szCs w:val="18"/>
              </w:rPr>
            </w:pPr>
            <w:r w:rsidRPr="00020783">
              <w:rPr>
                <w:sz w:val="18"/>
                <w:szCs w:val="18"/>
              </w:rPr>
              <w:t>Permissions determine who can access an object and what actions (read, write, delete) they can perform on it.</w:t>
            </w:r>
          </w:p>
          <w:p w14:paraId="5618659B" w14:textId="77777777" w:rsidR="009C5383" w:rsidRPr="00020783" w:rsidRDefault="009C5383" w:rsidP="00020783">
            <w:pPr>
              <w:pStyle w:val="NoSpacing"/>
              <w:rPr>
                <w:sz w:val="18"/>
                <w:szCs w:val="18"/>
              </w:rPr>
            </w:pPr>
          </w:p>
        </w:tc>
      </w:tr>
      <w:tr w:rsidR="002B766D" w:rsidRPr="00020783" w14:paraId="51F179D5" w14:textId="77777777" w:rsidTr="002B766D">
        <w:trPr>
          <w:tblCellSpacing w:w="15" w:type="dxa"/>
        </w:trPr>
        <w:tc>
          <w:tcPr>
            <w:tcW w:w="0" w:type="auto"/>
            <w:vAlign w:val="center"/>
            <w:hideMark/>
          </w:tcPr>
          <w:p w14:paraId="49FD878B" w14:textId="77777777" w:rsidR="002B766D" w:rsidRPr="00020783" w:rsidRDefault="002B766D" w:rsidP="00020783">
            <w:pPr>
              <w:pStyle w:val="NoSpacing"/>
              <w:rPr>
                <w:sz w:val="18"/>
                <w:szCs w:val="18"/>
              </w:rPr>
            </w:pPr>
            <w:proofErr w:type="spellStart"/>
            <w:r w:rsidRPr="00020783">
              <w:rPr>
                <w:sz w:val="18"/>
                <w:szCs w:val="18"/>
              </w:rPr>
              <w:t>LiveReport</w:t>
            </w:r>
            <w:proofErr w:type="spellEnd"/>
          </w:p>
        </w:tc>
        <w:tc>
          <w:tcPr>
            <w:tcW w:w="0" w:type="auto"/>
            <w:vAlign w:val="center"/>
            <w:hideMark/>
          </w:tcPr>
          <w:p w14:paraId="1E45C2C8" w14:textId="77777777" w:rsidR="002B766D" w:rsidRPr="00020783" w:rsidRDefault="002B766D" w:rsidP="00020783">
            <w:pPr>
              <w:pStyle w:val="NoSpacing"/>
              <w:rPr>
                <w:sz w:val="18"/>
                <w:szCs w:val="18"/>
              </w:rPr>
            </w:pPr>
            <w:r w:rsidRPr="00020783">
              <w:rPr>
                <w:sz w:val="18"/>
                <w:szCs w:val="18"/>
              </w:rPr>
              <w:t>SQL-based report for querying CS data.</w:t>
            </w:r>
          </w:p>
        </w:tc>
        <w:tc>
          <w:tcPr>
            <w:tcW w:w="0" w:type="auto"/>
            <w:vAlign w:val="center"/>
            <w:hideMark/>
          </w:tcPr>
          <w:p w14:paraId="45FF113F" w14:textId="77777777" w:rsidR="002B766D" w:rsidRDefault="002B766D" w:rsidP="00020783">
            <w:pPr>
              <w:pStyle w:val="NoSpacing"/>
              <w:rPr>
                <w:sz w:val="18"/>
                <w:szCs w:val="18"/>
              </w:rPr>
            </w:pPr>
            <w:proofErr w:type="spellStart"/>
            <w:r w:rsidRPr="00020783">
              <w:rPr>
                <w:sz w:val="18"/>
                <w:szCs w:val="18"/>
              </w:rPr>
              <w:t>LiveReport</w:t>
            </w:r>
            <w:proofErr w:type="spellEnd"/>
            <w:r w:rsidRPr="00020783">
              <w:rPr>
                <w:sz w:val="18"/>
                <w:szCs w:val="18"/>
              </w:rPr>
              <w:t xml:space="preserve"> uses SQL queries to directly pull data from Content Server’s database for custom reporting.</w:t>
            </w:r>
          </w:p>
          <w:p w14:paraId="754E2514" w14:textId="77777777" w:rsidR="009C5383" w:rsidRPr="00020783" w:rsidRDefault="009C5383" w:rsidP="00020783">
            <w:pPr>
              <w:pStyle w:val="NoSpacing"/>
              <w:rPr>
                <w:sz w:val="18"/>
                <w:szCs w:val="18"/>
              </w:rPr>
            </w:pPr>
          </w:p>
        </w:tc>
      </w:tr>
      <w:tr w:rsidR="002B766D" w:rsidRPr="00020783" w14:paraId="723A91CA" w14:textId="77777777" w:rsidTr="002B766D">
        <w:trPr>
          <w:tblCellSpacing w:w="15" w:type="dxa"/>
        </w:trPr>
        <w:tc>
          <w:tcPr>
            <w:tcW w:w="0" w:type="auto"/>
            <w:vAlign w:val="center"/>
            <w:hideMark/>
          </w:tcPr>
          <w:p w14:paraId="37DBCD1A" w14:textId="77777777" w:rsidR="002B766D" w:rsidRPr="00020783" w:rsidRDefault="002B766D" w:rsidP="00020783">
            <w:pPr>
              <w:pStyle w:val="NoSpacing"/>
              <w:rPr>
                <w:sz w:val="18"/>
                <w:szCs w:val="18"/>
              </w:rPr>
            </w:pPr>
            <w:proofErr w:type="spellStart"/>
            <w:r w:rsidRPr="00020783">
              <w:rPr>
                <w:sz w:val="18"/>
                <w:szCs w:val="18"/>
              </w:rPr>
              <w:t>WebReport</w:t>
            </w:r>
            <w:proofErr w:type="spellEnd"/>
          </w:p>
        </w:tc>
        <w:tc>
          <w:tcPr>
            <w:tcW w:w="0" w:type="auto"/>
            <w:vAlign w:val="center"/>
            <w:hideMark/>
          </w:tcPr>
          <w:p w14:paraId="0658276E" w14:textId="77777777" w:rsidR="002B766D" w:rsidRPr="00020783" w:rsidRDefault="002B766D" w:rsidP="00020783">
            <w:pPr>
              <w:pStyle w:val="NoSpacing"/>
              <w:rPr>
                <w:sz w:val="18"/>
                <w:szCs w:val="18"/>
              </w:rPr>
            </w:pPr>
            <w:r w:rsidRPr="00020783">
              <w:rPr>
                <w:sz w:val="18"/>
                <w:szCs w:val="18"/>
              </w:rPr>
              <w:t>Tag-based report for user-friendly outputs.</w:t>
            </w:r>
          </w:p>
        </w:tc>
        <w:tc>
          <w:tcPr>
            <w:tcW w:w="0" w:type="auto"/>
            <w:vAlign w:val="center"/>
            <w:hideMark/>
          </w:tcPr>
          <w:p w14:paraId="375F119A" w14:textId="77777777" w:rsidR="002B766D" w:rsidRDefault="002B766D" w:rsidP="00020783">
            <w:pPr>
              <w:pStyle w:val="NoSpacing"/>
              <w:rPr>
                <w:sz w:val="18"/>
                <w:szCs w:val="18"/>
              </w:rPr>
            </w:pPr>
            <w:proofErr w:type="spellStart"/>
            <w:r w:rsidRPr="00020783">
              <w:rPr>
                <w:sz w:val="18"/>
                <w:szCs w:val="18"/>
              </w:rPr>
              <w:t>WebReports</w:t>
            </w:r>
            <w:proofErr w:type="spellEnd"/>
            <w:r w:rsidRPr="00020783">
              <w:rPr>
                <w:sz w:val="18"/>
                <w:szCs w:val="18"/>
              </w:rPr>
              <w:t xml:space="preserve"> use special tags to generate user-friendly reports, making them more readable and interactive.</w:t>
            </w:r>
          </w:p>
          <w:p w14:paraId="7EED5749" w14:textId="77777777" w:rsidR="009C5383" w:rsidRPr="00020783" w:rsidRDefault="009C5383" w:rsidP="00020783">
            <w:pPr>
              <w:pStyle w:val="NoSpacing"/>
              <w:rPr>
                <w:sz w:val="18"/>
                <w:szCs w:val="18"/>
              </w:rPr>
            </w:pPr>
          </w:p>
        </w:tc>
      </w:tr>
      <w:tr w:rsidR="002B766D" w:rsidRPr="00020783" w14:paraId="23225EAA" w14:textId="77777777" w:rsidTr="002B766D">
        <w:trPr>
          <w:tblCellSpacing w:w="15" w:type="dxa"/>
        </w:trPr>
        <w:tc>
          <w:tcPr>
            <w:tcW w:w="0" w:type="auto"/>
            <w:vAlign w:val="center"/>
            <w:hideMark/>
          </w:tcPr>
          <w:p w14:paraId="4BF7DF67" w14:textId="77777777" w:rsidR="002B766D" w:rsidRPr="00020783" w:rsidRDefault="002B766D" w:rsidP="00020783">
            <w:pPr>
              <w:pStyle w:val="NoSpacing"/>
              <w:rPr>
                <w:sz w:val="18"/>
                <w:szCs w:val="18"/>
              </w:rPr>
            </w:pPr>
            <w:r w:rsidRPr="00020783">
              <w:rPr>
                <w:sz w:val="18"/>
                <w:szCs w:val="18"/>
              </w:rPr>
              <w:t>[LL_REPTAG]</w:t>
            </w:r>
          </w:p>
        </w:tc>
        <w:tc>
          <w:tcPr>
            <w:tcW w:w="0" w:type="auto"/>
            <w:vAlign w:val="center"/>
            <w:hideMark/>
          </w:tcPr>
          <w:p w14:paraId="7F425758" w14:textId="77777777" w:rsidR="002B766D" w:rsidRPr="00020783" w:rsidRDefault="002B766D" w:rsidP="00020783">
            <w:pPr>
              <w:pStyle w:val="NoSpacing"/>
              <w:rPr>
                <w:sz w:val="18"/>
                <w:szCs w:val="18"/>
              </w:rPr>
            </w:pPr>
            <w:r w:rsidRPr="00020783">
              <w:rPr>
                <w:sz w:val="18"/>
                <w:szCs w:val="18"/>
              </w:rPr>
              <w:t xml:space="preserve">Special tag for </w:t>
            </w:r>
            <w:proofErr w:type="spellStart"/>
            <w:r w:rsidRPr="00020783">
              <w:rPr>
                <w:sz w:val="18"/>
                <w:szCs w:val="18"/>
              </w:rPr>
              <w:t>WebReports</w:t>
            </w:r>
            <w:proofErr w:type="spellEnd"/>
            <w:r w:rsidRPr="00020783">
              <w:rPr>
                <w:sz w:val="18"/>
                <w:szCs w:val="18"/>
              </w:rPr>
              <w:t>.</w:t>
            </w:r>
          </w:p>
        </w:tc>
        <w:tc>
          <w:tcPr>
            <w:tcW w:w="0" w:type="auto"/>
            <w:vAlign w:val="center"/>
            <w:hideMark/>
          </w:tcPr>
          <w:p w14:paraId="23C86C01" w14:textId="77777777" w:rsidR="002B766D" w:rsidRDefault="002B766D" w:rsidP="00020783">
            <w:pPr>
              <w:pStyle w:val="NoSpacing"/>
              <w:rPr>
                <w:sz w:val="18"/>
                <w:szCs w:val="18"/>
              </w:rPr>
            </w:pPr>
            <w:r w:rsidRPr="00020783">
              <w:rPr>
                <w:sz w:val="18"/>
                <w:szCs w:val="18"/>
              </w:rPr>
              <w:t xml:space="preserve">[LL_REPTAG] is used within </w:t>
            </w:r>
            <w:proofErr w:type="spellStart"/>
            <w:r w:rsidRPr="00020783">
              <w:rPr>
                <w:sz w:val="18"/>
                <w:szCs w:val="18"/>
              </w:rPr>
              <w:t>WebReports</w:t>
            </w:r>
            <w:proofErr w:type="spellEnd"/>
            <w:r w:rsidRPr="00020783">
              <w:rPr>
                <w:sz w:val="18"/>
                <w:szCs w:val="18"/>
              </w:rPr>
              <w:t xml:space="preserve"> to apply specific actions, like updating a value or retrieving object details.</w:t>
            </w:r>
          </w:p>
          <w:p w14:paraId="2F1DBE82" w14:textId="77777777" w:rsidR="009C5383" w:rsidRPr="00020783" w:rsidRDefault="009C5383" w:rsidP="00020783">
            <w:pPr>
              <w:pStyle w:val="NoSpacing"/>
              <w:rPr>
                <w:sz w:val="18"/>
                <w:szCs w:val="18"/>
              </w:rPr>
            </w:pPr>
          </w:p>
        </w:tc>
      </w:tr>
      <w:tr w:rsidR="002B766D" w:rsidRPr="00020783" w14:paraId="62CFC028" w14:textId="77777777" w:rsidTr="002B766D">
        <w:trPr>
          <w:tblCellSpacing w:w="15" w:type="dxa"/>
        </w:trPr>
        <w:tc>
          <w:tcPr>
            <w:tcW w:w="0" w:type="auto"/>
            <w:vAlign w:val="center"/>
            <w:hideMark/>
          </w:tcPr>
          <w:p w14:paraId="789666A3" w14:textId="77777777" w:rsidR="002B766D" w:rsidRPr="00020783" w:rsidRDefault="002B766D" w:rsidP="00020783">
            <w:pPr>
              <w:pStyle w:val="NoSpacing"/>
              <w:rPr>
                <w:sz w:val="18"/>
                <w:szCs w:val="18"/>
              </w:rPr>
            </w:pPr>
            <w:r w:rsidRPr="00020783">
              <w:rPr>
                <w:sz w:val="18"/>
                <w:szCs w:val="18"/>
              </w:rPr>
              <w:t>NODEINFO</w:t>
            </w:r>
          </w:p>
        </w:tc>
        <w:tc>
          <w:tcPr>
            <w:tcW w:w="0" w:type="auto"/>
            <w:vAlign w:val="center"/>
            <w:hideMark/>
          </w:tcPr>
          <w:p w14:paraId="3CEC74F9" w14:textId="77777777" w:rsidR="002B766D" w:rsidRPr="00020783" w:rsidRDefault="002B766D" w:rsidP="00020783">
            <w:pPr>
              <w:pStyle w:val="NoSpacing"/>
              <w:rPr>
                <w:sz w:val="18"/>
                <w:szCs w:val="18"/>
              </w:rPr>
            </w:pPr>
            <w:r w:rsidRPr="00020783">
              <w:rPr>
                <w:sz w:val="18"/>
                <w:szCs w:val="18"/>
              </w:rPr>
              <w:t>Tag to show object details.</w:t>
            </w:r>
          </w:p>
        </w:tc>
        <w:tc>
          <w:tcPr>
            <w:tcW w:w="0" w:type="auto"/>
            <w:vAlign w:val="center"/>
            <w:hideMark/>
          </w:tcPr>
          <w:p w14:paraId="7F4E3AEC" w14:textId="77777777" w:rsidR="002B766D" w:rsidRDefault="002B766D" w:rsidP="00020783">
            <w:pPr>
              <w:pStyle w:val="NoSpacing"/>
              <w:rPr>
                <w:sz w:val="18"/>
                <w:szCs w:val="18"/>
              </w:rPr>
            </w:pPr>
            <w:r w:rsidRPr="00020783">
              <w:rPr>
                <w:sz w:val="18"/>
                <w:szCs w:val="18"/>
              </w:rPr>
              <w:t>NODEINFO retrieves information like object name, ID, and other metadata about a document or folder.</w:t>
            </w:r>
          </w:p>
          <w:p w14:paraId="565054BD" w14:textId="77777777" w:rsidR="009C5383" w:rsidRPr="00020783" w:rsidRDefault="009C5383" w:rsidP="00020783">
            <w:pPr>
              <w:pStyle w:val="NoSpacing"/>
              <w:rPr>
                <w:sz w:val="18"/>
                <w:szCs w:val="18"/>
              </w:rPr>
            </w:pPr>
          </w:p>
        </w:tc>
      </w:tr>
      <w:tr w:rsidR="002B766D" w:rsidRPr="00020783" w14:paraId="1536BB65" w14:textId="77777777" w:rsidTr="002B766D">
        <w:trPr>
          <w:tblCellSpacing w:w="15" w:type="dxa"/>
        </w:trPr>
        <w:tc>
          <w:tcPr>
            <w:tcW w:w="0" w:type="auto"/>
            <w:vAlign w:val="center"/>
            <w:hideMark/>
          </w:tcPr>
          <w:p w14:paraId="570BB524" w14:textId="77777777" w:rsidR="002B766D" w:rsidRPr="00020783" w:rsidRDefault="002B766D" w:rsidP="00020783">
            <w:pPr>
              <w:pStyle w:val="NoSpacing"/>
              <w:rPr>
                <w:sz w:val="18"/>
                <w:szCs w:val="18"/>
              </w:rPr>
            </w:pPr>
            <w:r w:rsidRPr="00020783">
              <w:rPr>
                <w:sz w:val="18"/>
                <w:szCs w:val="18"/>
              </w:rPr>
              <w:lastRenderedPageBreak/>
              <w:t>NODEACTION</w:t>
            </w:r>
          </w:p>
        </w:tc>
        <w:tc>
          <w:tcPr>
            <w:tcW w:w="0" w:type="auto"/>
            <w:vAlign w:val="center"/>
            <w:hideMark/>
          </w:tcPr>
          <w:p w14:paraId="77311485" w14:textId="77777777" w:rsidR="002B766D" w:rsidRPr="00020783" w:rsidRDefault="002B766D" w:rsidP="00020783">
            <w:pPr>
              <w:pStyle w:val="NoSpacing"/>
              <w:rPr>
                <w:sz w:val="18"/>
                <w:szCs w:val="18"/>
              </w:rPr>
            </w:pPr>
            <w:r w:rsidRPr="00020783">
              <w:rPr>
                <w:sz w:val="18"/>
                <w:szCs w:val="18"/>
              </w:rPr>
              <w:t>Tag to modify object data.</w:t>
            </w:r>
          </w:p>
        </w:tc>
        <w:tc>
          <w:tcPr>
            <w:tcW w:w="0" w:type="auto"/>
            <w:vAlign w:val="center"/>
            <w:hideMark/>
          </w:tcPr>
          <w:p w14:paraId="26328BE6" w14:textId="77777777" w:rsidR="002B766D" w:rsidRDefault="002B766D" w:rsidP="00020783">
            <w:pPr>
              <w:pStyle w:val="NoSpacing"/>
              <w:rPr>
                <w:sz w:val="18"/>
                <w:szCs w:val="18"/>
              </w:rPr>
            </w:pPr>
            <w:r w:rsidRPr="00020783">
              <w:rPr>
                <w:sz w:val="18"/>
                <w:szCs w:val="18"/>
              </w:rPr>
              <w:t xml:space="preserve">NODEACTION is used in </w:t>
            </w:r>
            <w:proofErr w:type="spellStart"/>
            <w:r w:rsidRPr="00020783">
              <w:rPr>
                <w:sz w:val="18"/>
                <w:szCs w:val="18"/>
              </w:rPr>
              <w:t>WebReports</w:t>
            </w:r>
            <w:proofErr w:type="spellEnd"/>
            <w:r w:rsidRPr="00020783">
              <w:rPr>
                <w:sz w:val="18"/>
                <w:szCs w:val="18"/>
              </w:rPr>
              <w:t xml:space="preserve"> to update an object’s metadata or properties.</w:t>
            </w:r>
          </w:p>
          <w:p w14:paraId="30ED287B" w14:textId="77777777" w:rsidR="009C5383" w:rsidRPr="00020783" w:rsidRDefault="009C5383" w:rsidP="00020783">
            <w:pPr>
              <w:pStyle w:val="NoSpacing"/>
              <w:rPr>
                <w:sz w:val="18"/>
                <w:szCs w:val="18"/>
              </w:rPr>
            </w:pPr>
          </w:p>
        </w:tc>
      </w:tr>
      <w:tr w:rsidR="002B766D" w:rsidRPr="00020783" w14:paraId="169017EA" w14:textId="77777777" w:rsidTr="002B766D">
        <w:trPr>
          <w:tblCellSpacing w:w="15" w:type="dxa"/>
        </w:trPr>
        <w:tc>
          <w:tcPr>
            <w:tcW w:w="0" w:type="auto"/>
            <w:vAlign w:val="center"/>
            <w:hideMark/>
          </w:tcPr>
          <w:p w14:paraId="6FBFDAD2" w14:textId="77777777" w:rsidR="002B766D" w:rsidRPr="00020783" w:rsidRDefault="002B766D" w:rsidP="00020783">
            <w:pPr>
              <w:pStyle w:val="NoSpacing"/>
              <w:rPr>
                <w:sz w:val="18"/>
                <w:szCs w:val="18"/>
              </w:rPr>
            </w:pPr>
            <w:r w:rsidRPr="00020783">
              <w:rPr>
                <w:sz w:val="18"/>
                <w:szCs w:val="18"/>
              </w:rPr>
              <w:t>Workflow</w:t>
            </w:r>
          </w:p>
        </w:tc>
        <w:tc>
          <w:tcPr>
            <w:tcW w:w="0" w:type="auto"/>
            <w:vAlign w:val="center"/>
            <w:hideMark/>
          </w:tcPr>
          <w:p w14:paraId="0D9FFCE8" w14:textId="77777777" w:rsidR="002B766D" w:rsidRDefault="002B766D" w:rsidP="00020783">
            <w:pPr>
              <w:pStyle w:val="NoSpacing"/>
              <w:rPr>
                <w:sz w:val="18"/>
                <w:szCs w:val="18"/>
              </w:rPr>
            </w:pPr>
            <w:r w:rsidRPr="00020783">
              <w:rPr>
                <w:sz w:val="18"/>
                <w:szCs w:val="18"/>
              </w:rPr>
              <w:t>Automated task sequence in Content Server.</w:t>
            </w:r>
          </w:p>
          <w:p w14:paraId="2E3A8EEB" w14:textId="77777777" w:rsidR="009C5383" w:rsidRPr="00020783" w:rsidRDefault="009C5383" w:rsidP="00020783">
            <w:pPr>
              <w:pStyle w:val="NoSpacing"/>
              <w:rPr>
                <w:sz w:val="18"/>
                <w:szCs w:val="18"/>
              </w:rPr>
            </w:pPr>
          </w:p>
        </w:tc>
        <w:tc>
          <w:tcPr>
            <w:tcW w:w="0" w:type="auto"/>
            <w:vAlign w:val="center"/>
            <w:hideMark/>
          </w:tcPr>
          <w:p w14:paraId="03C60E32" w14:textId="77777777" w:rsidR="002B766D" w:rsidRDefault="002B766D" w:rsidP="00020783">
            <w:pPr>
              <w:pStyle w:val="NoSpacing"/>
              <w:rPr>
                <w:sz w:val="18"/>
                <w:szCs w:val="18"/>
              </w:rPr>
            </w:pPr>
            <w:r w:rsidRPr="00020783">
              <w:rPr>
                <w:sz w:val="18"/>
                <w:szCs w:val="18"/>
              </w:rPr>
              <w:t>Workflows automate business processes by guiding documents or tasks through various stages (approval, review, etc.).</w:t>
            </w:r>
          </w:p>
          <w:p w14:paraId="1789A51D" w14:textId="77777777" w:rsidR="009C5383" w:rsidRPr="00020783" w:rsidRDefault="009C5383" w:rsidP="00020783">
            <w:pPr>
              <w:pStyle w:val="NoSpacing"/>
              <w:rPr>
                <w:sz w:val="18"/>
                <w:szCs w:val="18"/>
              </w:rPr>
            </w:pPr>
          </w:p>
        </w:tc>
      </w:tr>
      <w:tr w:rsidR="002B766D" w:rsidRPr="00020783" w14:paraId="301C189E" w14:textId="77777777" w:rsidTr="002B766D">
        <w:trPr>
          <w:tblCellSpacing w:w="15" w:type="dxa"/>
        </w:trPr>
        <w:tc>
          <w:tcPr>
            <w:tcW w:w="0" w:type="auto"/>
            <w:vAlign w:val="center"/>
            <w:hideMark/>
          </w:tcPr>
          <w:p w14:paraId="30F21F56" w14:textId="77777777" w:rsidR="002B766D" w:rsidRPr="00020783" w:rsidRDefault="002B766D" w:rsidP="00020783">
            <w:pPr>
              <w:pStyle w:val="NoSpacing"/>
              <w:rPr>
                <w:sz w:val="18"/>
                <w:szCs w:val="18"/>
              </w:rPr>
            </w:pPr>
            <w:r w:rsidRPr="00020783">
              <w:rPr>
                <w:sz w:val="18"/>
                <w:szCs w:val="18"/>
              </w:rPr>
              <w:t>User Step</w:t>
            </w:r>
          </w:p>
        </w:tc>
        <w:tc>
          <w:tcPr>
            <w:tcW w:w="0" w:type="auto"/>
            <w:vAlign w:val="center"/>
            <w:hideMark/>
          </w:tcPr>
          <w:p w14:paraId="53C4412B" w14:textId="77777777" w:rsidR="002B766D" w:rsidRDefault="002B766D" w:rsidP="00020783">
            <w:pPr>
              <w:pStyle w:val="NoSpacing"/>
              <w:rPr>
                <w:sz w:val="18"/>
                <w:szCs w:val="18"/>
              </w:rPr>
            </w:pPr>
            <w:r w:rsidRPr="00020783">
              <w:rPr>
                <w:sz w:val="18"/>
                <w:szCs w:val="18"/>
              </w:rPr>
              <w:t>Task assigned to a user in a workflow.</w:t>
            </w:r>
          </w:p>
          <w:p w14:paraId="53A8E9FA" w14:textId="77777777" w:rsidR="009C5383" w:rsidRPr="00020783" w:rsidRDefault="009C5383" w:rsidP="00020783">
            <w:pPr>
              <w:pStyle w:val="NoSpacing"/>
              <w:rPr>
                <w:sz w:val="18"/>
                <w:szCs w:val="18"/>
              </w:rPr>
            </w:pPr>
          </w:p>
        </w:tc>
        <w:tc>
          <w:tcPr>
            <w:tcW w:w="0" w:type="auto"/>
            <w:vAlign w:val="center"/>
            <w:hideMark/>
          </w:tcPr>
          <w:p w14:paraId="1224FD74" w14:textId="7BF4AAE7" w:rsidR="009C5383" w:rsidRPr="00020783" w:rsidRDefault="002B766D" w:rsidP="00020783">
            <w:pPr>
              <w:pStyle w:val="NoSpacing"/>
              <w:rPr>
                <w:sz w:val="18"/>
                <w:szCs w:val="18"/>
              </w:rPr>
            </w:pPr>
            <w:r w:rsidRPr="00020783">
              <w:rPr>
                <w:sz w:val="18"/>
                <w:szCs w:val="18"/>
              </w:rPr>
              <w:t>User Steps involve tasks that require manual input or approval from specific users.</w:t>
            </w:r>
          </w:p>
        </w:tc>
      </w:tr>
      <w:tr w:rsidR="002B766D" w:rsidRPr="00020783" w14:paraId="1964ACBC" w14:textId="77777777" w:rsidTr="002B766D">
        <w:trPr>
          <w:tblCellSpacing w:w="15" w:type="dxa"/>
        </w:trPr>
        <w:tc>
          <w:tcPr>
            <w:tcW w:w="0" w:type="auto"/>
            <w:vAlign w:val="center"/>
            <w:hideMark/>
          </w:tcPr>
          <w:p w14:paraId="40E93832" w14:textId="77777777" w:rsidR="002B766D" w:rsidRPr="00020783" w:rsidRDefault="002B766D" w:rsidP="00020783">
            <w:pPr>
              <w:pStyle w:val="NoSpacing"/>
              <w:rPr>
                <w:sz w:val="18"/>
                <w:szCs w:val="18"/>
              </w:rPr>
            </w:pPr>
            <w:r w:rsidRPr="00020783">
              <w:rPr>
                <w:sz w:val="18"/>
                <w:szCs w:val="18"/>
              </w:rPr>
              <w:t>Evaluate Step</w:t>
            </w:r>
          </w:p>
        </w:tc>
        <w:tc>
          <w:tcPr>
            <w:tcW w:w="0" w:type="auto"/>
            <w:vAlign w:val="center"/>
            <w:hideMark/>
          </w:tcPr>
          <w:p w14:paraId="77707BDD" w14:textId="77777777" w:rsidR="002B766D" w:rsidRDefault="002B766D" w:rsidP="00020783">
            <w:pPr>
              <w:pStyle w:val="NoSpacing"/>
              <w:rPr>
                <w:sz w:val="18"/>
                <w:szCs w:val="18"/>
              </w:rPr>
            </w:pPr>
            <w:r w:rsidRPr="00020783">
              <w:rPr>
                <w:sz w:val="18"/>
                <w:szCs w:val="18"/>
              </w:rPr>
              <w:t>Logic check in a workflow.</w:t>
            </w:r>
          </w:p>
          <w:p w14:paraId="4E1DA4FD" w14:textId="77777777" w:rsidR="009C5383" w:rsidRPr="00020783" w:rsidRDefault="009C5383" w:rsidP="00020783">
            <w:pPr>
              <w:pStyle w:val="NoSpacing"/>
              <w:rPr>
                <w:sz w:val="18"/>
                <w:szCs w:val="18"/>
              </w:rPr>
            </w:pPr>
          </w:p>
        </w:tc>
        <w:tc>
          <w:tcPr>
            <w:tcW w:w="0" w:type="auto"/>
            <w:vAlign w:val="center"/>
            <w:hideMark/>
          </w:tcPr>
          <w:p w14:paraId="624F5B0B" w14:textId="77777777" w:rsidR="002B766D" w:rsidRPr="00020783" w:rsidRDefault="002B766D" w:rsidP="00020783">
            <w:pPr>
              <w:pStyle w:val="NoSpacing"/>
              <w:rPr>
                <w:sz w:val="18"/>
                <w:szCs w:val="18"/>
              </w:rPr>
            </w:pPr>
            <w:r w:rsidRPr="00020783">
              <w:rPr>
                <w:sz w:val="18"/>
                <w:szCs w:val="18"/>
              </w:rPr>
              <w:t>Evaluate Steps check conditions or apply logic, like deciding if a task should proceed based on criteria.</w:t>
            </w:r>
          </w:p>
        </w:tc>
      </w:tr>
      <w:tr w:rsidR="002B766D" w:rsidRPr="00020783" w14:paraId="7B54B1A2" w14:textId="77777777" w:rsidTr="002B766D">
        <w:trPr>
          <w:tblCellSpacing w:w="15" w:type="dxa"/>
        </w:trPr>
        <w:tc>
          <w:tcPr>
            <w:tcW w:w="0" w:type="auto"/>
            <w:vAlign w:val="center"/>
            <w:hideMark/>
          </w:tcPr>
          <w:p w14:paraId="464365D0" w14:textId="77777777" w:rsidR="002B766D" w:rsidRPr="00020783" w:rsidRDefault="002B766D" w:rsidP="00020783">
            <w:pPr>
              <w:pStyle w:val="NoSpacing"/>
              <w:rPr>
                <w:sz w:val="18"/>
                <w:szCs w:val="18"/>
              </w:rPr>
            </w:pPr>
            <w:r w:rsidRPr="00020783">
              <w:rPr>
                <w:sz w:val="18"/>
                <w:szCs w:val="18"/>
              </w:rPr>
              <w:t>Item Handler</w:t>
            </w:r>
          </w:p>
        </w:tc>
        <w:tc>
          <w:tcPr>
            <w:tcW w:w="0" w:type="auto"/>
            <w:vAlign w:val="center"/>
            <w:hideMark/>
          </w:tcPr>
          <w:p w14:paraId="675AA9D9" w14:textId="77777777" w:rsidR="002B766D" w:rsidRDefault="002B766D" w:rsidP="00020783">
            <w:pPr>
              <w:pStyle w:val="NoSpacing"/>
              <w:rPr>
                <w:sz w:val="18"/>
                <w:szCs w:val="18"/>
              </w:rPr>
            </w:pPr>
            <w:r w:rsidRPr="00020783">
              <w:rPr>
                <w:sz w:val="18"/>
                <w:szCs w:val="18"/>
              </w:rPr>
              <w:t>Automatically updates document attributes.</w:t>
            </w:r>
          </w:p>
          <w:p w14:paraId="22A5BB46" w14:textId="77777777" w:rsidR="009C5383" w:rsidRPr="00020783" w:rsidRDefault="009C5383" w:rsidP="00020783">
            <w:pPr>
              <w:pStyle w:val="NoSpacing"/>
              <w:rPr>
                <w:sz w:val="18"/>
                <w:szCs w:val="18"/>
              </w:rPr>
            </w:pPr>
          </w:p>
        </w:tc>
        <w:tc>
          <w:tcPr>
            <w:tcW w:w="0" w:type="auto"/>
            <w:vAlign w:val="center"/>
            <w:hideMark/>
          </w:tcPr>
          <w:p w14:paraId="4B0E36AF" w14:textId="77777777" w:rsidR="002B766D" w:rsidRPr="00020783" w:rsidRDefault="002B766D" w:rsidP="00020783">
            <w:pPr>
              <w:pStyle w:val="NoSpacing"/>
              <w:rPr>
                <w:sz w:val="18"/>
                <w:szCs w:val="18"/>
              </w:rPr>
            </w:pPr>
            <w:r w:rsidRPr="00020783">
              <w:rPr>
                <w:sz w:val="18"/>
                <w:szCs w:val="18"/>
              </w:rPr>
              <w:t>Item Handlers in workflows are used to auto-update metadata or document properties during workflow steps.</w:t>
            </w:r>
          </w:p>
        </w:tc>
      </w:tr>
      <w:tr w:rsidR="002B766D" w:rsidRPr="00020783" w14:paraId="38469C2E" w14:textId="77777777" w:rsidTr="002B766D">
        <w:trPr>
          <w:tblCellSpacing w:w="15" w:type="dxa"/>
        </w:trPr>
        <w:tc>
          <w:tcPr>
            <w:tcW w:w="0" w:type="auto"/>
            <w:vAlign w:val="center"/>
            <w:hideMark/>
          </w:tcPr>
          <w:p w14:paraId="7B2FA0CA" w14:textId="77777777" w:rsidR="002B766D" w:rsidRPr="00020783" w:rsidRDefault="002B766D" w:rsidP="00020783">
            <w:pPr>
              <w:pStyle w:val="NoSpacing"/>
              <w:rPr>
                <w:sz w:val="18"/>
                <w:szCs w:val="18"/>
              </w:rPr>
            </w:pPr>
            <w:r w:rsidRPr="00020783">
              <w:rPr>
                <w:sz w:val="18"/>
                <w:szCs w:val="18"/>
              </w:rPr>
              <w:t>Form Template</w:t>
            </w:r>
          </w:p>
        </w:tc>
        <w:tc>
          <w:tcPr>
            <w:tcW w:w="0" w:type="auto"/>
            <w:vAlign w:val="center"/>
            <w:hideMark/>
          </w:tcPr>
          <w:p w14:paraId="673DD8F7" w14:textId="77777777" w:rsidR="002B766D" w:rsidRDefault="002B766D" w:rsidP="00020783">
            <w:pPr>
              <w:pStyle w:val="NoSpacing"/>
              <w:rPr>
                <w:sz w:val="18"/>
                <w:szCs w:val="18"/>
              </w:rPr>
            </w:pPr>
            <w:r w:rsidRPr="00020783">
              <w:rPr>
                <w:sz w:val="18"/>
                <w:szCs w:val="18"/>
              </w:rPr>
              <w:t>Pre-defined form for data collection.</w:t>
            </w:r>
          </w:p>
          <w:p w14:paraId="6D3858D8" w14:textId="77777777" w:rsidR="009C5383" w:rsidRPr="00020783" w:rsidRDefault="009C5383" w:rsidP="00020783">
            <w:pPr>
              <w:pStyle w:val="NoSpacing"/>
              <w:rPr>
                <w:sz w:val="18"/>
                <w:szCs w:val="18"/>
              </w:rPr>
            </w:pPr>
          </w:p>
        </w:tc>
        <w:tc>
          <w:tcPr>
            <w:tcW w:w="0" w:type="auto"/>
            <w:vAlign w:val="center"/>
            <w:hideMark/>
          </w:tcPr>
          <w:p w14:paraId="25B5533A" w14:textId="77777777" w:rsidR="002B766D" w:rsidRPr="00020783" w:rsidRDefault="002B766D" w:rsidP="00020783">
            <w:pPr>
              <w:pStyle w:val="NoSpacing"/>
              <w:rPr>
                <w:sz w:val="18"/>
                <w:szCs w:val="18"/>
              </w:rPr>
            </w:pPr>
            <w:r w:rsidRPr="00020783">
              <w:rPr>
                <w:sz w:val="18"/>
                <w:szCs w:val="18"/>
              </w:rPr>
              <w:t>Form Templates are used in workflows to capture user input or data for documents being processed.</w:t>
            </w:r>
          </w:p>
        </w:tc>
      </w:tr>
      <w:tr w:rsidR="002B766D" w:rsidRPr="00020783" w14:paraId="0B0C53EA" w14:textId="77777777" w:rsidTr="002B766D">
        <w:trPr>
          <w:tblCellSpacing w:w="15" w:type="dxa"/>
        </w:trPr>
        <w:tc>
          <w:tcPr>
            <w:tcW w:w="0" w:type="auto"/>
            <w:vAlign w:val="center"/>
            <w:hideMark/>
          </w:tcPr>
          <w:p w14:paraId="07E26ED3" w14:textId="77777777" w:rsidR="002B766D" w:rsidRPr="00020783" w:rsidRDefault="002B766D" w:rsidP="00020783">
            <w:pPr>
              <w:pStyle w:val="NoSpacing"/>
              <w:rPr>
                <w:sz w:val="18"/>
                <w:szCs w:val="18"/>
              </w:rPr>
            </w:pPr>
            <w:proofErr w:type="spellStart"/>
            <w:r w:rsidRPr="00020783">
              <w:rPr>
                <w:sz w:val="18"/>
                <w:szCs w:val="18"/>
              </w:rPr>
              <w:t>OScript</w:t>
            </w:r>
            <w:proofErr w:type="spellEnd"/>
          </w:p>
        </w:tc>
        <w:tc>
          <w:tcPr>
            <w:tcW w:w="0" w:type="auto"/>
            <w:vAlign w:val="center"/>
            <w:hideMark/>
          </w:tcPr>
          <w:p w14:paraId="48B4B2EB" w14:textId="77777777" w:rsidR="002B766D" w:rsidRDefault="002B766D" w:rsidP="00020783">
            <w:pPr>
              <w:pStyle w:val="NoSpacing"/>
              <w:rPr>
                <w:sz w:val="18"/>
                <w:szCs w:val="18"/>
              </w:rPr>
            </w:pPr>
            <w:r w:rsidRPr="00020783">
              <w:rPr>
                <w:sz w:val="18"/>
                <w:szCs w:val="18"/>
              </w:rPr>
              <w:t>Scripting language for Content Server.</w:t>
            </w:r>
          </w:p>
          <w:p w14:paraId="14C24D87" w14:textId="77777777" w:rsidR="009C5383" w:rsidRPr="00020783" w:rsidRDefault="009C5383" w:rsidP="00020783">
            <w:pPr>
              <w:pStyle w:val="NoSpacing"/>
              <w:rPr>
                <w:sz w:val="18"/>
                <w:szCs w:val="18"/>
              </w:rPr>
            </w:pPr>
          </w:p>
        </w:tc>
        <w:tc>
          <w:tcPr>
            <w:tcW w:w="0" w:type="auto"/>
            <w:vAlign w:val="center"/>
            <w:hideMark/>
          </w:tcPr>
          <w:p w14:paraId="7D24E258" w14:textId="77777777" w:rsidR="002B766D" w:rsidRPr="00020783" w:rsidRDefault="002B766D" w:rsidP="00020783">
            <w:pPr>
              <w:pStyle w:val="NoSpacing"/>
              <w:rPr>
                <w:sz w:val="18"/>
                <w:szCs w:val="18"/>
              </w:rPr>
            </w:pPr>
            <w:proofErr w:type="spellStart"/>
            <w:r w:rsidRPr="00020783">
              <w:rPr>
                <w:sz w:val="18"/>
                <w:szCs w:val="18"/>
              </w:rPr>
              <w:t>OScript</w:t>
            </w:r>
            <w:proofErr w:type="spellEnd"/>
            <w:r w:rsidRPr="00020783">
              <w:rPr>
                <w:sz w:val="18"/>
                <w:szCs w:val="18"/>
              </w:rPr>
              <w:t xml:space="preserve"> is a scripting language used for creating custom workflows, reports, and integrations within Content Server.</w:t>
            </w:r>
          </w:p>
        </w:tc>
      </w:tr>
      <w:tr w:rsidR="002B766D" w:rsidRPr="00020783" w14:paraId="73AE3ECA" w14:textId="77777777" w:rsidTr="002B766D">
        <w:trPr>
          <w:tblCellSpacing w:w="15" w:type="dxa"/>
        </w:trPr>
        <w:tc>
          <w:tcPr>
            <w:tcW w:w="0" w:type="auto"/>
            <w:vAlign w:val="center"/>
            <w:hideMark/>
          </w:tcPr>
          <w:p w14:paraId="72FBFAEA" w14:textId="77777777" w:rsidR="002B766D" w:rsidRPr="00020783" w:rsidRDefault="002B766D" w:rsidP="00020783">
            <w:pPr>
              <w:pStyle w:val="NoSpacing"/>
              <w:rPr>
                <w:sz w:val="18"/>
                <w:szCs w:val="18"/>
              </w:rPr>
            </w:pPr>
            <w:r w:rsidRPr="00020783">
              <w:rPr>
                <w:sz w:val="18"/>
                <w:szCs w:val="18"/>
              </w:rPr>
              <w:t>Source Type</w:t>
            </w:r>
          </w:p>
        </w:tc>
        <w:tc>
          <w:tcPr>
            <w:tcW w:w="0" w:type="auto"/>
            <w:vAlign w:val="center"/>
            <w:hideMark/>
          </w:tcPr>
          <w:p w14:paraId="6A54ED09" w14:textId="77777777" w:rsidR="002B766D" w:rsidRDefault="002B766D" w:rsidP="00020783">
            <w:pPr>
              <w:pStyle w:val="NoSpacing"/>
              <w:rPr>
                <w:sz w:val="18"/>
                <w:szCs w:val="18"/>
              </w:rPr>
            </w:pPr>
            <w:r w:rsidRPr="00020783">
              <w:rPr>
                <w:sz w:val="18"/>
                <w:szCs w:val="18"/>
              </w:rPr>
              <w:t>File format for data import.</w:t>
            </w:r>
          </w:p>
          <w:p w14:paraId="47D5EB14" w14:textId="77777777" w:rsidR="009C5383" w:rsidRPr="00020783" w:rsidRDefault="009C5383" w:rsidP="00020783">
            <w:pPr>
              <w:pStyle w:val="NoSpacing"/>
              <w:rPr>
                <w:sz w:val="18"/>
                <w:szCs w:val="18"/>
              </w:rPr>
            </w:pPr>
          </w:p>
        </w:tc>
        <w:tc>
          <w:tcPr>
            <w:tcW w:w="0" w:type="auto"/>
            <w:vAlign w:val="center"/>
            <w:hideMark/>
          </w:tcPr>
          <w:p w14:paraId="74A832B5" w14:textId="77777777" w:rsidR="002B766D" w:rsidRPr="00020783" w:rsidRDefault="002B766D" w:rsidP="00020783">
            <w:pPr>
              <w:pStyle w:val="NoSpacing"/>
              <w:rPr>
                <w:sz w:val="18"/>
                <w:szCs w:val="18"/>
              </w:rPr>
            </w:pPr>
            <w:r w:rsidRPr="00020783">
              <w:rPr>
                <w:sz w:val="18"/>
                <w:szCs w:val="18"/>
              </w:rPr>
              <w:t>Source Type refers to the format of incoming data, like CSV, that is used in workflows or reports.</w:t>
            </w:r>
          </w:p>
        </w:tc>
      </w:tr>
      <w:tr w:rsidR="002B766D" w:rsidRPr="00020783" w14:paraId="7BC4D2E7" w14:textId="77777777" w:rsidTr="002B766D">
        <w:trPr>
          <w:tblCellSpacing w:w="15" w:type="dxa"/>
        </w:trPr>
        <w:tc>
          <w:tcPr>
            <w:tcW w:w="0" w:type="auto"/>
            <w:vAlign w:val="center"/>
            <w:hideMark/>
          </w:tcPr>
          <w:p w14:paraId="7EABC117" w14:textId="77777777" w:rsidR="002B766D" w:rsidRPr="00020783" w:rsidRDefault="002B766D" w:rsidP="00020783">
            <w:pPr>
              <w:pStyle w:val="NoSpacing"/>
              <w:rPr>
                <w:sz w:val="18"/>
                <w:szCs w:val="18"/>
              </w:rPr>
            </w:pPr>
            <w:r w:rsidRPr="00020783">
              <w:rPr>
                <w:sz w:val="18"/>
                <w:szCs w:val="18"/>
              </w:rPr>
              <w:t>Retention Period</w:t>
            </w:r>
          </w:p>
        </w:tc>
        <w:tc>
          <w:tcPr>
            <w:tcW w:w="0" w:type="auto"/>
            <w:vAlign w:val="center"/>
            <w:hideMark/>
          </w:tcPr>
          <w:p w14:paraId="1E1B9D59" w14:textId="685C7DF4" w:rsidR="009C5383" w:rsidRPr="00020783" w:rsidRDefault="002B766D" w:rsidP="00020783">
            <w:pPr>
              <w:pStyle w:val="NoSpacing"/>
              <w:rPr>
                <w:sz w:val="18"/>
                <w:szCs w:val="18"/>
              </w:rPr>
            </w:pPr>
            <w:r w:rsidRPr="00020783">
              <w:rPr>
                <w:sz w:val="18"/>
                <w:szCs w:val="18"/>
              </w:rPr>
              <w:t>Time a document must be stored.</w:t>
            </w:r>
          </w:p>
        </w:tc>
        <w:tc>
          <w:tcPr>
            <w:tcW w:w="0" w:type="auto"/>
            <w:vAlign w:val="center"/>
            <w:hideMark/>
          </w:tcPr>
          <w:p w14:paraId="530E29CC" w14:textId="77777777" w:rsidR="002B766D" w:rsidRDefault="002B766D" w:rsidP="00020783">
            <w:pPr>
              <w:pStyle w:val="NoSpacing"/>
              <w:rPr>
                <w:sz w:val="18"/>
                <w:szCs w:val="18"/>
              </w:rPr>
            </w:pPr>
            <w:r w:rsidRPr="00020783">
              <w:rPr>
                <w:sz w:val="18"/>
                <w:szCs w:val="18"/>
              </w:rPr>
              <w:t>The Retention Period defines how long a document should be kept before being deleted, based on business rules or legal requirements.</w:t>
            </w:r>
          </w:p>
          <w:p w14:paraId="24701AE7" w14:textId="77777777" w:rsidR="009C5383" w:rsidRPr="00020783" w:rsidRDefault="009C5383" w:rsidP="00020783">
            <w:pPr>
              <w:pStyle w:val="NoSpacing"/>
              <w:rPr>
                <w:sz w:val="18"/>
                <w:szCs w:val="18"/>
              </w:rPr>
            </w:pPr>
          </w:p>
        </w:tc>
      </w:tr>
      <w:tr w:rsidR="002B766D" w:rsidRPr="00020783" w14:paraId="380A066E" w14:textId="77777777" w:rsidTr="002B766D">
        <w:trPr>
          <w:tblCellSpacing w:w="15" w:type="dxa"/>
        </w:trPr>
        <w:tc>
          <w:tcPr>
            <w:tcW w:w="0" w:type="auto"/>
            <w:vAlign w:val="center"/>
            <w:hideMark/>
          </w:tcPr>
          <w:p w14:paraId="48DBD098" w14:textId="77777777" w:rsidR="002B766D" w:rsidRPr="00020783" w:rsidRDefault="002B766D" w:rsidP="00020783">
            <w:pPr>
              <w:pStyle w:val="NoSpacing"/>
              <w:rPr>
                <w:sz w:val="18"/>
                <w:szCs w:val="18"/>
              </w:rPr>
            </w:pPr>
            <w:r w:rsidRPr="00020783">
              <w:rPr>
                <w:sz w:val="18"/>
                <w:szCs w:val="18"/>
              </w:rPr>
              <w:t>Smart View</w:t>
            </w:r>
          </w:p>
        </w:tc>
        <w:tc>
          <w:tcPr>
            <w:tcW w:w="0" w:type="auto"/>
            <w:vAlign w:val="center"/>
            <w:hideMark/>
          </w:tcPr>
          <w:p w14:paraId="2C679585" w14:textId="77777777" w:rsidR="002B766D" w:rsidRDefault="002B766D" w:rsidP="00020783">
            <w:pPr>
              <w:pStyle w:val="NoSpacing"/>
              <w:rPr>
                <w:sz w:val="18"/>
                <w:szCs w:val="18"/>
              </w:rPr>
            </w:pPr>
            <w:r w:rsidRPr="00020783">
              <w:rPr>
                <w:sz w:val="18"/>
                <w:szCs w:val="18"/>
              </w:rPr>
              <w:t>Modern user interface for Content Server.</w:t>
            </w:r>
          </w:p>
          <w:p w14:paraId="33DE279E" w14:textId="77777777" w:rsidR="009C5383" w:rsidRPr="00020783" w:rsidRDefault="009C5383" w:rsidP="00020783">
            <w:pPr>
              <w:pStyle w:val="NoSpacing"/>
              <w:rPr>
                <w:sz w:val="18"/>
                <w:szCs w:val="18"/>
              </w:rPr>
            </w:pPr>
          </w:p>
        </w:tc>
        <w:tc>
          <w:tcPr>
            <w:tcW w:w="0" w:type="auto"/>
            <w:vAlign w:val="center"/>
            <w:hideMark/>
          </w:tcPr>
          <w:p w14:paraId="6CA2AE6A" w14:textId="77777777" w:rsidR="002B766D" w:rsidRPr="00020783" w:rsidRDefault="002B766D" w:rsidP="00020783">
            <w:pPr>
              <w:pStyle w:val="NoSpacing"/>
              <w:rPr>
                <w:sz w:val="18"/>
                <w:szCs w:val="18"/>
              </w:rPr>
            </w:pPr>
            <w:r w:rsidRPr="00020783">
              <w:rPr>
                <w:sz w:val="18"/>
                <w:szCs w:val="18"/>
              </w:rPr>
              <w:t>Smart View offers an enhanced user interface that simplifies document access and management in Content Server.</w:t>
            </w:r>
          </w:p>
        </w:tc>
      </w:tr>
      <w:tr w:rsidR="002B766D" w:rsidRPr="00020783" w14:paraId="24487F32" w14:textId="77777777" w:rsidTr="002B766D">
        <w:trPr>
          <w:tblCellSpacing w:w="15" w:type="dxa"/>
        </w:trPr>
        <w:tc>
          <w:tcPr>
            <w:tcW w:w="0" w:type="auto"/>
            <w:vAlign w:val="center"/>
            <w:hideMark/>
          </w:tcPr>
          <w:p w14:paraId="73A56F6B" w14:textId="77777777" w:rsidR="002B766D" w:rsidRPr="00020783" w:rsidRDefault="002B766D" w:rsidP="00020783">
            <w:pPr>
              <w:pStyle w:val="NoSpacing"/>
              <w:rPr>
                <w:sz w:val="18"/>
                <w:szCs w:val="18"/>
              </w:rPr>
            </w:pPr>
            <w:r w:rsidRPr="00020783">
              <w:rPr>
                <w:sz w:val="18"/>
                <w:szCs w:val="18"/>
              </w:rPr>
              <w:t>Perspective</w:t>
            </w:r>
          </w:p>
        </w:tc>
        <w:tc>
          <w:tcPr>
            <w:tcW w:w="0" w:type="auto"/>
            <w:vAlign w:val="center"/>
            <w:hideMark/>
          </w:tcPr>
          <w:p w14:paraId="54A47957" w14:textId="77777777" w:rsidR="002B766D" w:rsidRDefault="002B766D" w:rsidP="00020783">
            <w:pPr>
              <w:pStyle w:val="NoSpacing"/>
              <w:rPr>
                <w:sz w:val="18"/>
                <w:szCs w:val="18"/>
              </w:rPr>
            </w:pPr>
            <w:r w:rsidRPr="00020783">
              <w:rPr>
                <w:sz w:val="18"/>
                <w:szCs w:val="18"/>
              </w:rPr>
              <w:t>Customizable user dashboard layout.</w:t>
            </w:r>
          </w:p>
          <w:p w14:paraId="2CB04453" w14:textId="77777777" w:rsidR="009C5383" w:rsidRPr="00020783" w:rsidRDefault="009C5383" w:rsidP="00020783">
            <w:pPr>
              <w:pStyle w:val="NoSpacing"/>
              <w:rPr>
                <w:sz w:val="18"/>
                <w:szCs w:val="18"/>
              </w:rPr>
            </w:pPr>
          </w:p>
        </w:tc>
        <w:tc>
          <w:tcPr>
            <w:tcW w:w="0" w:type="auto"/>
            <w:vAlign w:val="center"/>
            <w:hideMark/>
          </w:tcPr>
          <w:p w14:paraId="0139DFB9" w14:textId="77777777" w:rsidR="002B766D" w:rsidRPr="00020783" w:rsidRDefault="002B766D" w:rsidP="00020783">
            <w:pPr>
              <w:pStyle w:val="NoSpacing"/>
              <w:rPr>
                <w:sz w:val="18"/>
                <w:szCs w:val="18"/>
              </w:rPr>
            </w:pPr>
            <w:r w:rsidRPr="00020783">
              <w:rPr>
                <w:sz w:val="18"/>
                <w:szCs w:val="18"/>
              </w:rPr>
              <w:t>A Perspective is a personalized layout of widgets and views that help users quickly navigate Content Server.</w:t>
            </w:r>
          </w:p>
        </w:tc>
      </w:tr>
      <w:tr w:rsidR="002B766D" w:rsidRPr="00020783" w14:paraId="150D8935" w14:textId="77777777" w:rsidTr="002B766D">
        <w:trPr>
          <w:tblCellSpacing w:w="15" w:type="dxa"/>
        </w:trPr>
        <w:tc>
          <w:tcPr>
            <w:tcW w:w="0" w:type="auto"/>
            <w:vAlign w:val="center"/>
            <w:hideMark/>
          </w:tcPr>
          <w:p w14:paraId="0C44637B" w14:textId="77777777" w:rsidR="002B766D" w:rsidRPr="00020783" w:rsidRDefault="002B766D" w:rsidP="00020783">
            <w:pPr>
              <w:pStyle w:val="NoSpacing"/>
              <w:rPr>
                <w:sz w:val="18"/>
                <w:szCs w:val="18"/>
              </w:rPr>
            </w:pPr>
            <w:r w:rsidRPr="00020783">
              <w:rPr>
                <w:sz w:val="18"/>
                <w:szCs w:val="18"/>
              </w:rPr>
              <w:t>Widget</w:t>
            </w:r>
          </w:p>
        </w:tc>
        <w:tc>
          <w:tcPr>
            <w:tcW w:w="0" w:type="auto"/>
            <w:vAlign w:val="center"/>
            <w:hideMark/>
          </w:tcPr>
          <w:p w14:paraId="36A91B25" w14:textId="0A542829" w:rsidR="009C5383" w:rsidRPr="00020783" w:rsidRDefault="002B766D" w:rsidP="00020783">
            <w:pPr>
              <w:pStyle w:val="NoSpacing"/>
              <w:rPr>
                <w:sz w:val="18"/>
                <w:szCs w:val="18"/>
              </w:rPr>
            </w:pPr>
            <w:r w:rsidRPr="00020783">
              <w:rPr>
                <w:sz w:val="18"/>
                <w:szCs w:val="18"/>
              </w:rPr>
              <w:t>UI component for displaying information.</w:t>
            </w:r>
          </w:p>
        </w:tc>
        <w:tc>
          <w:tcPr>
            <w:tcW w:w="0" w:type="auto"/>
            <w:vAlign w:val="center"/>
            <w:hideMark/>
          </w:tcPr>
          <w:p w14:paraId="50742725" w14:textId="77777777" w:rsidR="002B766D" w:rsidRDefault="002B766D" w:rsidP="00020783">
            <w:pPr>
              <w:pStyle w:val="NoSpacing"/>
              <w:rPr>
                <w:sz w:val="18"/>
                <w:szCs w:val="18"/>
              </w:rPr>
            </w:pPr>
            <w:r w:rsidRPr="00020783">
              <w:rPr>
                <w:sz w:val="18"/>
                <w:szCs w:val="18"/>
              </w:rPr>
              <w:t xml:space="preserve">Widgets are small, customizable modules on the Content Server interface that display information like task lists or </w:t>
            </w:r>
            <w:proofErr w:type="spellStart"/>
            <w:r w:rsidRPr="00020783">
              <w:rPr>
                <w:sz w:val="18"/>
                <w:szCs w:val="18"/>
              </w:rPr>
              <w:t>favorite</w:t>
            </w:r>
            <w:proofErr w:type="spellEnd"/>
            <w:r w:rsidRPr="00020783">
              <w:rPr>
                <w:sz w:val="18"/>
                <w:szCs w:val="18"/>
              </w:rPr>
              <w:t xml:space="preserve"> documents.</w:t>
            </w:r>
          </w:p>
          <w:p w14:paraId="10833824" w14:textId="77777777" w:rsidR="009C5383" w:rsidRPr="00020783" w:rsidRDefault="009C5383" w:rsidP="00020783">
            <w:pPr>
              <w:pStyle w:val="NoSpacing"/>
              <w:rPr>
                <w:sz w:val="18"/>
                <w:szCs w:val="18"/>
              </w:rPr>
            </w:pPr>
          </w:p>
        </w:tc>
      </w:tr>
      <w:tr w:rsidR="002B766D" w:rsidRPr="00020783" w14:paraId="660B1D06" w14:textId="77777777" w:rsidTr="002B766D">
        <w:trPr>
          <w:tblCellSpacing w:w="15" w:type="dxa"/>
        </w:trPr>
        <w:tc>
          <w:tcPr>
            <w:tcW w:w="0" w:type="auto"/>
            <w:vAlign w:val="center"/>
            <w:hideMark/>
          </w:tcPr>
          <w:p w14:paraId="43557EB6" w14:textId="77777777" w:rsidR="002B766D" w:rsidRPr="00020783" w:rsidRDefault="002B766D" w:rsidP="00020783">
            <w:pPr>
              <w:pStyle w:val="NoSpacing"/>
              <w:rPr>
                <w:sz w:val="18"/>
                <w:szCs w:val="18"/>
              </w:rPr>
            </w:pPr>
            <w:r w:rsidRPr="00020783">
              <w:rPr>
                <w:sz w:val="18"/>
                <w:szCs w:val="18"/>
              </w:rPr>
              <w:t>Landing Page</w:t>
            </w:r>
          </w:p>
        </w:tc>
        <w:tc>
          <w:tcPr>
            <w:tcW w:w="0" w:type="auto"/>
            <w:vAlign w:val="center"/>
            <w:hideMark/>
          </w:tcPr>
          <w:p w14:paraId="41EAD865" w14:textId="77777777" w:rsidR="002B766D" w:rsidRPr="00020783" w:rsidRDefault="002B766D" w:rsidP="00020783">
            <w:pPr>
              <w:pStyle w:val="NoSpacing"/>
              <w:rPr>
                <w:sz w:val="18"/>
                <w:szCs w:val="18"/>
              </w:rPr>
            </w:pPr>
            <w:r w:rsidRPr="00020783">
              <w:rPr>
                <w:sz w:val="18"/>
                <w:szCs w:val="18"/>
              </w:rPr>
              <w:t>Home page for users in Content Server.</w:t>
            </w:r>
          </w:p>
        </w:tc>
        <w:tc>
          <w:tcPr>
            <w:tcW w:w="0" w:type="auto"/>
            <w:vAlign w:val="center"/>
            <w:hideMark/>
          </w:tcPr>
          <w:p w14:paraId="697C7115" w14:textId="77777777" w:rsidR="002B766D" w:rsidRPr="00020783" w:rsidRDefault="002B766D" w:rsidP="00020783">
            <w:pPr>
              <w:pStyle w:val="NoSpacing"/>
              <w:rPr>
                <w:sz w:val="18"/>
                <w:szCs w:val="18"/>
              </w:rPr>
            </w:pPr>
            <w:r w:rsidRPr="00020783">
              <w:rPr>
                <w:sz w:val="18"/>
                <w:szCs w:val="18"/>
              </w:rPr>
              <w:t>The Landing Page is the first screen users see, offering quick access to common tasks and important features.</w:t>
            </w:r>
          </w:p>
        </w:tc>
      </w:tr>
    </w:tbl>
    <w:p w14:paraId="428FFDBD" w14:textId="77777777" w:rsidR="002B766D" w:rsidRDefault="002B766D" w:rsidP="00020783">
      <w:pPr>
        <w:pStyle w:val="NoSpacing"/>
        <w:rPr>
          <w:sz w:val="18"/>
          <w:szCs w:val="18"/>
        </w:rPr>
      </w:pPr>
    </w:p>
    <w:p w14:paraId="306EB430" w14:textId="77777777" w:rsidR="007906AB" w:rsidRDefault="007906AB" w:rsidP="00020783">
      <w:pPr>
        <w:pStyle w:val="NoSpacing"/>
        <w:rPr>
          <w:sz w:val="18"/>
          <w:szCs w:val="18"/>
        </w:rPr>
      </w:pPr>
    </w:p>
    <w:p w14:paraId="5EB748FD" w14:textId="77777777" w:rsidR="001D3AF1" w:rsidRPr="001D3AF1" w:rsidRDefault="001D3AF1" w:rsidP="001D3AF1">
      <w:pPr>
        <w:pStyle w:val="NoSpacing"/>
        <w:rPr>
          <w:b/>
          <w:bCs/>
          <w:sz w:val="18"/>
          <w:szCs w:val="18"/>
        </w:rPr>
      </w:pPr>
      <w:r w:rsidRPr="001D3AF1">
        <w:rPr>
          <w:rFonts w:ascii="Segoe UI Emoji" w:hAnsi="Segoe UI Emoji" w:cs="Segoe UI Emoji"/>
          <w:b/>
          <w:bCs/>
          <w:sz w:val="18"/>
          <w:szCs w:val="18"/>
        </w:rPr>
        <w:t>✅</w:t>
      </w:r>
      <w:r w:rsidRPr="001D3AF1">
        <w:rPr>
          <w:b/>
          <w:bCs/>
          <w:sz w:val="18"/>
          <w:szCs w:val="18"/>
        </w:rPr>
        <w:t xml:space="preserve"> 1. Core Architecture of OpenText Content Server (Theory Answer)</w:t>
      </w:r>
    </w:p>
    <w:p w14:paraId="3877F677" w14:textId="77777777" w:rsidR="001D3AF1" w:rsidRPr="001D3AF1" w:rsidRDefault="001D3AF1" w:rsidP="001D3AF1">
      <w:pPr>
        <w:pStyle w:val="NoSpacing"/>
        <w:rPr>
          <w:sz w:val="18"/>
          <w:szCs w:val="18"/>
        </w:rPr>
      </w:pPr>
      <w:r w:rsidRPr="001D3AF1">
        <w:rPr>
          <w:sz w:val="18"/>
          <w:szCs w:val="18"/>
        </w:rPr>
        <w:t>The core architecture of OpenText Content Server is a multi-tier system that connects users, application logic, and data storage to manage content efficiently across the organization. When a user accesses the system through a web browser like Chrome or Edge, their request is sent to a Web Application Server such as Microsoft IIS or Apache Tomcat. This web server hosts the Content Server application, which processes the request and interacts with the backend database to fetch or store the required content. The application uses Microsoft SQL Server or Oracle as its database engine to store all metadata, user details, permissions, and document relationships. The architecture also includes frontend servers that handle user requests such as uploading, downloading, and viewing documents, and backend servers that perform background operations like indexing, searching, and workflow execution. For larger implementations, Content Server supports cluster architecture where multiple servers are grouped to share the load, and a load balancer is placed in front of them to distribute incoming requests evenly across the servers. Each user connects using a common LURL or load-balanced URL, and their session is routed to an available server in the cluster. This ensures high availability, fault tolerance, and improved performance. All servers in the cluster point to a single centralized database, ensuring consistency in content management across the organization.</w:t>
      </w:r>
    </w:p>
    <w:p w14:paraId="6D3703ED" w14:textId="77777777" w:rsidR="001D3AF1" w:rsidRPr="001D3AF1" w:rsidRDefault="00000000" w:rsidP="001D3AF1">
      <w:pPr>
        <w:pStyle w:val="NoSpacing"/>
        <w:rPr>
          <w:sz w:val="18"/>
          <w:szCs w:val="18"/>
        </w:rPr>
      </w:pPr>
      <w:r>
        <w:rPr>
          <w:sz w:val="18"/>
          <w:szCs w:val="18"/>
        </w:rPr>
        <w:pict w14:anchorId="03BF589E">
          <v:rect id="_x0000_i1042" style="width:0;height:1.5pt" o:hralign="center" o:hrstd="t" o:hr="t" fillcolor="#a0a0a0" stroked="f"/>
        </w:pict>
      </w:r>
    </w:p>
    <w:p w14:paraId="729E8CFC" w14:textId="77777777" w:rsidR="001D3AF1" w:rsidRPr="001D3AF1" w:rsidRDefault="001D3AF1" w:rsidP="001D3AF1">
      <w:pPr>
        <w:pStyle w:val="NoSpacing"/>
        <w:rPr>
          <w:b/>
          <w:bCs/>
          <w:sz w:val="18"/>
          <w:szCs w:val="18"/>
        </w:rPr>
      </w:pPr>
      <w:r w:rsidRPr="001D3AF1">
        <w:rPr>
          <w:rFonts w:ascii="Segoe UI Emoji" w:hAnsi="Segoe UI Emoji" w:cs="Segoe UI Emoji"/>
          <w:b/>
          <w:bCs/>
          <w:sz w:val="18"/>
          <w:szCs w:val="18"/>
        </w:rPr>
        <w:t>✅</w:t>
      </w:r>
      <w:r w:rsidRPr="001D3AF1">
        <w:rPr>
          <w:b/>
          <w:bCs/>
          <w:sz w:val="18"/>
          <w:szCs w:val="18"/>
        </w:rPr>
        <w:t xml:space="preserve"> 2. Software Development Life Cycle (SDLC) in Content Server Projects (Theory Answer)</w:t>
      </w:r>
    </w:p>
    <w:p w14:paraId="4793A358" w14:textId="77777777" w:rsidR="001D3AF1" w:rsidRPr="001D3AF1" w:rsidRDefault="001D3AF1" w:rsidP="001D3AF1">
      <w:pPr>
        <w:pStyle w:val="NoSpacing"/>
        <w:rPr>
          <w:sz w:val="18"/>
          <w:szCs w:val="18"/>
        </w:rPr>
      </w:pPr>
      <w:r w:rsidRPr="001D3AF1">
        <w:rPr>
          <w:sz w:val="18"/>
          <w:szCs w:val="18"/>
        </w:rPr>
        <w:t xml:space="preserve">The Software Development Life Cycle, or SDLC, in Content Server projects typically follows a structured approach starting with requirement gathering, where business analysts work with stakeholders to collect detailed inputs about the features, user interface, and workflow expectations of the system. Once the requirements are finalized, the development phase begins, which in the case of OpenText Content Server is mostly configuration-based with around 80% of the work involving setting permissions, categories, workflows, and reports, and the remaining 20% involving coding with technologies like HTML, SQL, and sometimes </w:t>
      </w:r>
      <w:proofErr w:type="spellStart"/>
      <w:r w:rsidRPr="001D3AF1">
        <w:rPr>
          <w:sz w:val="18"/>
          <w:szCs w:val="18"/>
        </w:rPr>
        <w:t>OScript</w:t>
      </w:r>
      <w:proofErr w:type="spellEnd"/>
      <w:r w:rsidRPr="001D3AF1">
        <w:rPr>
          <w:sz w:val="18"/>
          <w:szCs w:val="18"/>
        </w:rPr>
        <w:t xml:space="preserve">. After development, the application is handed over to the QA or testing team who write and execute test cases to verify that the system functions as expected and meets business needs. Any bugs found are sent back to the development team for fixes. Once all test cases pass, the application moves into User Acceptance Testing or UAT, where actual business users validate the application from a real-world usage perspective. After successful UAT, the application is deployed to the production environment, which is the live system used by end users across the organization. Post go-live, any feedback or enhancement requests </w:t>
      </w:r>
      <w:r w:rsidRPr="001D3AF1">
        <w:rPr>
          <w:sz w:val="18"/>
          <w:szCs w:val="18"/>
        </w:rPr>
        <w:lastRenderedPageBreak/>
        <w:t>from users are logged and processed through future development cycles, ensuring continuous improvement of the system. This structured SDLC ensures the project is delivered with accuracy, quality, and alignment to business goals.</w:t>
      </w:r>
    </w:p>
    <w:p w14:paraId="5FD4B14C" w14:textId="77777777" w:rsidR="001D3AF1" w:rsidRDefault="001D3AF1" w:rsidP="00020783">
      <w:pPr>
        <w:pStyle w:val="NoSpacing"/>
        <w:rPr>
          <w:sz w:val="18"/>
          <w:szCs w:val="18"/>
        </w:rPr>
      </w:pPr>
    </w:p>
    <w:p w14:paraId="2FADD7B9" w14:textId="77777777" w:rsidR="004542FC" w:rsidRDefault="004542FC" w:rsidP="00020783">
      <w:pPr>
        <w:pStyle w:val="NoSpacing"/>
        <w:rPr>
          <w:sz w:val="18"/>
          <w:szCs w:val="18"/>
        </w:rPr>
      </w:pPr>
    </w:p>
    <w:p w14:paraId="45802CCF" w14:textId="77777777" w:rsidR="004542FC" w:rsidRDefault="004542FC" w:rsidP="004542FC">
      <w:pPr>
        <w:pStyle w:val="NoSpacing"/>
        <w:rPr>
          <w:rFonts w:ascii="Segoe UI Emoji" w:hAnsi="Segoe UI Emoji" w:cs="Segoe UI Emoji"/>
          <w:b/>
          <w:bCs/>
          <w:sz w:val="18"/>
          <w:szCs w:val="18"/>
        </w:rPr>
      </w:pPr>
    </w:p>
    <w:p w14:paraId="0176747C" w14:textId="77777777" w:rsidR="004542FC" w:rsidRDefault="004542FC" w:rsidP="004542FC">
      <w:pPr>
        <w:pStyle w:val="NoSpacing"/>
        <w:rPr>
          <w:rFonts w:ascii="Segoe UI Emoji" w:hAnsi="Segoe UI Emoji" w:cs="Segoe UI Emoji"/>
          <w:b/>
          <w:bCs/>
          <w:sz w:val="18"/>
          <w:szCs w:val="18"/>
        </w:rPr>
      </w:pPr>
    </w:p>
    <w:p w14:paraId="32738856" w14:textId="6143CF59" w:rsidR="004542FC" w:rsidRPr="004542FC" w:rsidRDefault="004542FC" w:rsidP="004542FC">
      <w:pPr>
        <w:pStyle w:val="NoSpacing"/>
        <w:rPr>
          <w:b/>
          <w:bCs/>
          <w:sz w:val="18"/>
          <w:szCs w:val="18"/>
        </w:rPr>
      </w:pPr>
      <w:r w:rsidRPr="004542FC">
        <w:rPr>
          <w:rFonts w:ascii="Segoe UI Emoji" w:hAnsi="Segoe UI Emoji" w:cs="Segoe UI Emoji"/>
          <w:b/>
          <w:bCs/>
          <w:sz w:val="18"/>
          <w:szCs w:val="18"/>
        </w:rPr>
        <w:t>✅</w:t>
      </w:r>
      <w:r w:rsidRPr="004542FC">
        <w:rPr>
          <w:b/>
          <w:bCs/>
          <w:sz w:val="18"/>
          <w:szCs w:val="18"/>
        </w:rPr>
        <w:t xml:space="preserve"> 1. Core Architecture of OpenText Content Server (Short &amp; Easy)</w:t>
      </w:r>
    </w:p>
    <w:p w14:paraId="15420BD5" w14:textId="77777777" w:rsidR="004542FC" w:rsidRPr="004542FC" w:rsidRDefault="004542FC" w:rsidP="004542FC">
      <w:pPr>
        <w:pStyle w:val="NoSpacing"/>
        <w:rPr>
          <w:sz w:val="18"/>
          <w:szCs w:val="18"/>
        </w:rPr>
      </w:pPr>
      <w:r w:rsidRPr="004542FC">
        <w:rPr>
          <w:sz w:val="18"/>
          <w:szCs w:val="18"/>
        </w:rPr>
        <w:t>OpenText Content Server has a multi-layer architecture. Users access it through a web browser, and the request goes to a web application server like IIS, which connects to the Content Server application. The application then interacts with the database—usually SQL Server or Oracle—to fetch or store content. It uses frontend servers to handle user actions and backend servers to manage background tasks like indexing and searching. In large setups, it uses clustered servers with a load balancer, so user traffic is shared across multiple servers using a common LURL. All servers point to one central database, which keeps everything synced and consistent.</w:t>
      </w:r>
    </w:p>
    <w:p w14:paraId="21CCB3E3" w14:textId="77777777" w:rsidR="004542FC" w:rsidRPr="004542FC" w:rsidRDefault="00000000" w:rsidP="004542FC">
      <w:pPr>
        <w:pStyle w:val="NoSpacing"/>
        <w:rPr>
          <w:sz w:val="18"/>
          <w:szCs w:val="18"/>
        </w:rPr>
      </w:pPr>
      <w:r>
        <w:rPr>
          <w:sz w:val="18"/>
          <w:szCs w:val="18"/>
        </w:rPr>
        <w:pict w14:anchorId="432D0DB4">
          <v:rect id="_x0000_i1043" style="width:0;height:1.5pt" o:hralign="center" o:hrstd="t" o:hr="t" fillcolor="#a0a0a0" stroked="f"/>
        </w:pict>
      </w:r>
    </w:p>
    <w:p w14:paraId="451DC635" w14:textId="77777777" w:rsidR="004542FC" w:rsidRPr="004542FC" w:rsidRDefault="004542FC" w:rsidP="004542FC">
      <w:pPr>
        <w:pStyle w:val="NoSpacing"/>
        <w:rPr>
          <w:b/>
          <w:bCs/>
          <w:sz w:val="18"/>
          <w:szCs w:val="18"/>
        </w:rPr>
      </w:pPr>
      <w:r w:rsidRPr="004542FC">
        <w:rPr>
          <w:rFonts w:ascii="Segoe UI Emoji" w:hAnsi="Segoe UI Emoji" w:cs="Segoe UI Emoji"/>
          <w:b/>
          <w:bCs/>
          <w:sz w:val="18"/>
          <w:szCs w:val="18"/>
        </w:rPr>
        <w:t>✅</w:t>
      </w:r>
      <w:r w:rsidRPr="004542FC">
        <w:rPr>
          <w:b/>
          <w:bCs/>
          <w:sz w:val="18"/>
          <w:szCs w:val="18"/>
        </w:rPr>
        <w:t xml:space="preserve"> 2. Software Development Life Cycle (SDLC) in Content Server Projects (Short &amp; Easy)</w:t>
      </w:r>
    </w:p>
    <w:p w14:paraId="2249C8AE" w14:textId="77777777" w:rsidR="004542FC" w:rsidRPr="004542FC" w:rsidRDefault="004542FC" w:rsidP="004542FC">
      <w:pPr>
        <w:pStyle w:val="NoSpacing"/>
        <w:rPr>
          <w:sz w:val="18"/>
          <w:szCs w:val="18"/>
        </w:rPr>
      </w:pPr>
      <w:r w:rsidRPr="004542FC">
        <w:rPr>
          <w:sz w:val="18"/>
          <w:szCs w:val="18"/>
        </w:rPr>
        <w:t xml:space="preserve">In Content Server projects, SDLC starts with requirement gathering from business users. Then the development team does mostly configurations and some coding using SQL or HTML. After that, the QA team tests the system. Any bugs found are fixed and re-tested. Then comes UAT, where business users check if the system meets their needs. If all is good, it's deployed to the production environment. After go-live, users give feedback, and enhancements are planned in the next cycle. </w:t>
      </w:r>
      <w:proofErr w:type="gramStart"/>
      <w:r w:rsidRPr="004542FC">
        <w:rPr>
          <w:sz w:val="18"/>
          <w:szCs w:val="18"/>
        </w:rPr>
        <w:t>So</w:t>
      </w:r>
      <w:proofErr w:type="gramEnd"/>
      <w:r w:rsidRPr="004542FC">
        <w:rPr>
          <w:sz w:val="18"/>
          <w:szCs w:val="18"/>
        </w:rPr>
        <w:t xml:space="preserve"> it's a step-by-step process from planning to final delivery and support.</w:t>
      </w:r>
    </w:p>
    <w:p w14:paraId="2A368951" w14:textId="77777777" w:rsidR="004542FC" w:rsidRDefault="004542FC" w:rsidP="00020783">
      <w:pPr>
        <w:pStyle w:val="NoSpacing"/>
        <w:rPr>
          <w:sz w:val="18"/>
          <w:szCs w:val="18"/>
        </w:rPr>
      </w:pPr>
    </w:p>
    <w:p w14:paraId="3E5D732A" w14:textId="77777777" w:rsidR="004542FC" w:rsidRDefault="004542FC" w:rsidP="00020783">
      <w:pPr>
        <w:pStyle w:val="NoSpacing"/>
        <w:rPr>
          <w:sz w:val="18"/>
          <w:szCs w:val="18"/>
        </w:rPr>
      </w:pPr>
    </w:p>
    <w:p w14:paraId="0C3C1C13" w14:textId="77777777" w:rsidR="004542FC" w:rsidRPr="00020783" w:rsidRDefault="004542FC" w:rsidP="00020783">
      <w:pPr>
        <w:pStyle w:val="NoSpacing"/>
        <w:rPr>
          <w:sz w:val="18"/>
          <w:szCs w:val="18"/>
        </w:rPr>
      </w:pPr>
    </w:p>
    <w:sectPr w:rsidR="004542FC" w:rsidRPr="00020783">
      <w:headerReference w:type="default" r:id="rId45"/>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864D" w14:textId="77777777" w:rsidR="001C5029" w:rsidRDefault="001C5029" w:rsidP="00EB47B3">
      <w:pPr>
        <w:spacing w:after="0" w:line="240" w:lineRule="auto"/>
      </w:pPr>
      <w:r>
        <w:separator/>
      </w:r>
    </w:p>
  </w:endnote>
  <w:endnote w:type="continuationSeparator" w:id="0">
    <w:p w14:paraId="0452823D" w14:textId="77777777" w:rsidR="001C5029" w:rsidRDefault="001C5029" w:rsidP="00EB4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B0B8" w14:textId="77777777" w:rsidR="00403FCE" w:rsidRDefault="00403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CC327" w14:textId="77777777" w:rsidR="001C5029" w:rsidRDefault="001C5029" w:rsidP="00EB47B3">
      <w:pPr>
        <w:spacing w:after="0" w:line="240" w:lineRule="auto"/>
      </w:pPr>
      <w:r>
        <w:separator/>
      </w:r>
    </w:p>
  </w:footnote>
  <w:footnote w:type="continuationSeparator" w:id="0">
    <w:p w14:paraId="0A6DC220" w14:textId="77777777" w:rsidR="001C5029" w:rsidRDefault="001C5029" w:rsidP="00EB4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6CDC" w14:textId="77777777" w:rsidR="00403FCE" w:rsidRDefault="00403F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091"/>
    <w:multiLevelType w:val="multilevel"/>
    <w:tmpl w:val="7D9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2069"/>
    <w:multiLevelType w:val="multilevel"/>
    <w:tmpl w:val="22C4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3506C"/>
    <w:multiLevelType w:val="multilevel"/>
    <w:tmpl w:val="FE9E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83A50"/>
    <w:multiLevelType w:val="multilevel"/>
    <w:tmpl w:val="7910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250AD"/>
    <w:multiLevelType w:val="multilevel"/>
    <w:tmpl w:val="8A06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22E4D"/>
    <w:multiLevelType w:val="multilevel"/>
    <w:tmpl w:val="E840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21240"/>
    <w:multiLevelType w:val="multilevel"/>
    <w:tmpl w:val="8632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53EF1"/>
    <w:multiLevelType w:val="multilevel"/>
    <w:tmpl w:val="C3CCE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66A81"/>
    <w:multiLevelType w:val="multilevel"/>
    <w:tmpl w:val="653E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72D72"/>
    <w:multiLevelType w:val="multilevel"/>
    <w:tmpl w:val="62F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F7A53"/>
    <w:multiLevelType w:val="multilevel"/>
    <w:tmpl w:val="3D16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E3E11"/>
    <w:multiLevelType w:val="multilevel"/>
    <w:tmpl w:val="BBCC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972B3"/>
    <w:multiLevelType w:val="multilevel"/>
    <w:tmpl w:val="10A4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63253E"/>
    <w:multiLevelType w:val="multilevel"/>
    <w:tmpl w:val="0402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95660"/>
    <w:multiLevelType w:val="multilevel"/>
    <w:tmpl w:val="F822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20A68"/>
    <w:multiLevelType w:val="multilevel"/>
    <w:tmpl w:val="E48E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F72EA2"/>
    <w:multiLevelType w:val="multilevel"/>
    <w:tmpl w:val="82BC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C4550"/>
    <w:multiLevelType w:val="multilevel"/>
    <w:tmpl w:val="A398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612D9A"/>
    <w:multiLevelType w:val="multilevel"/>
    <w:tmpl w:val="4BB0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426623">
    <w:abstractNumId w:val="8"/>
  </w:num>
  <w:num w:numId="2" w16cid:durableId="1021248145">
    <w:abstractNumId w:val="0"/>
  </w:num>
  <w:num w:numId="3" w16cid:durableId="1041252022">
    <w:abstractNumId w:val="16"/>
  </w:num>
  <w:num w:numId="4" w16cid:durableId="882136856">
    <w:abstractNumId w:val="17"/>
  </w:num>
  <w:num w:numId="5" w16cid:durableId="1309483012">
    <w:abstractNumId w:val="11"/>
  </w:num>
  <w:num w:numId="6" w16cid:durableId="1782456533">
    <w:abstractNumId w:val="10"/>
  </w:num>
  <w:num w:numId="7" w16cid:durableId="48267019">
    <w:abstractNumId w:val="12"/>
  </w:num>
  <w:num w:numId="8" w16cid:durableId="1432047665">
    <w:abstractNumId w:val="2"/>
  </w:num>
  <w:num w:numId="9" w16cid:durableId="1317757419">
    <w:abstractNumId w:val="6"/>
  </w:num>
  <w:num w:numId="10" w16cid:durableId="790899651">
    <w:abstractNumId w:val="9"/>
  </w:num>
  <w:num w:numId="11" w16cid:durableId="413481343">
    <w:abstractNumId w:val="4"/>
  </w:num>
  <w:num w:numId="12" w16cid:durableId="57679963">
    <w:abstractNumId w:val="18"/>
  </w:num>
  <w:num w:numId="13" w16cid:durableId="1370183852">
    <w:abstractNumId w:val="1"/>
  </w:num>
  <w:num w:numId="14" w16cid:durableId="330332802">
    <w:abstractNumId w:val="5"/>
  </w:num>
  <w:num w:numId="15" w16cid:durableId="1835418494">
    <w:abstractNumId w:val="3"/>
  </w:num>
  <w:num w:numId="16" w16cid:durableId="1544487177">
    <w:abstractNumId w:val="14"/>
  </w:num>
  <w:num w:numId="17" w16cid:durableId="1813909303">
    <w:abstractNumId w:val="15"/>
  </w:num>
  <w:num w:numId="18" w16cid:durableId="1204488041">
    <w:abstractNumId w:val="13"/>
  </w:num>
  <w:num w:numId="19" w16cid:durableId="154227962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day saith">
    <w15:presenceInfo w15:providerId="Windows Live" w15:userId="830246fc461a89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B3"/>
    <w:rsid w:val="0000010A"/>
    <w:rsid w:val="00020783"/>
    <w:rsid w:val="000660D1"/>
    <w:rsid w:val="00074A31"/>
    <w:rsid w:val="000A14B4"/>
    <w:rsid w:val="000D4082"/>
    <w:rsid w:val="000F45A6"/>
    <w:rsid w:val="00123215"/>
    <w:rsid w:val="00143C2E"/>
    <w:rsid w:val="00166ADC"/>
    <w:rsid w:val="00177A40"/>
    <w:rsid w:val="00182BF4"/>
    <w:rsid w:val="001C5029"/>
    <w:rsid w:val="001D3AF1"/>
    <w:rsid w:val="00217A19"/>
    <w:rsid w:val="00226D33"/>
    <w:rsid w:val="00236EDD"/>
    <w:rsid w:val="0025792D"/>
    <w:rsid w:val="002A0F22"/>
    <w:rsid w:val="002B2195"/>
    <w:rsid w:val="002B766D"/>
    <w:rsid w:val="002D4332"/>
    <w:rsid w:val="002F7A2F"/>
    <w:rsid w:val="003029AC"/>
    <w:rsid w:val="003640EF"/>
    <w:rsid w:val="00403FCE"/>
    <w:rsid w:val="00407B61"/>
    <w:rsid w:val="00414110"/>
    <w:rsid w:val="00422D44"/>
    <w:rsid w:val="00422EF7"/>
    <w:rsid w:val="00431E79"/>
    <w:rsid w:val="004542FC"/>
    <w:rsid w:val="00494883"/>
    <w:rsid w:val="004D5FC7"/>
    <w:rsid w:val="004E6775"/>
    <w:rsid w:val="004F2800"/>
    <w:rsid w:val="004F5A3C"/>
    <w:rsid w:val="005210A2"/>
    <w:rsid w:val="005418F9"/>
    <w:rsid w:val="005B287B"/>
    <w:rsid w:val="005D245B"/>
    <w:rsid w:val="005E132C"/>
    <w:rsid w:val="00632D3E"/>
    <w:rsid w:val="0068414E"/>
    <w:rsid w:val="006B02B3"/>
    <w:rsid w:val="006B7AEF"/>
    <w:rsid w:val="006F2374"/>
    <w:rsid w:val="0071467B"/>
    <w:rsid w:val="00725E30"/>
    <w:rsid w:val="0077014D"/>
    <w:rsid w:val="007906AB"/>
    <w:rsid w:val="007919E2"/>
    <w:rsid w:val="007A0466"/>
    <w:rsid w:val="00873CD2"/>
    <w:rsid w:val="00965097"/>
    <w:rsid w:val="0097604B"/>
    <w:rsid w:val="009B363E"/>
    <w:rsid w:val="009C5383"/>
    <w:rsid w:val="009E2A06"/>
    <w:rsid w:val="00A33668"/>
    <w:rsid w:val="00A66184"/>
    <w:rsid w:val="00A67907"/>
    <w:rsid w:val="00A8049D"/>
    <w:rsid w:val="00AD6418"/>
    <w:rsid w:val="00AF004B"/>
    <w:rsid w:val="00B04D24"/>
    <w:rsid w:val="00B4287C"/>
    <w:rsid w:val="00B562FE"/>
    <w:rsid w:val="00B719B2"/>
    <w:rsid w:val="00B9672A"/>
    <w:rsid w:val="00BA4D8F"/>
    <w:rsid w:val="00BC78D8"/>
    <w:rsid w:val="00BD2D36"/>
    <w:rsid w:val="00BE6406"/>
    <w:rsid w:val="00C4110B"/>
    <w:rsid w:val="00C739DA"/>
    <w:rsid w:val="00C81658"/>
    <w:rsid w:val="00CA5B8F"/>
    <w:rsid w:val="00D619F3"/>
    <w:rsid w:val="00D75321"/>
    <w:rsid w:val="00DB4D80"/>
    <w:rsid w:val="00DF4667"/>
    <w:rsid w:val="00E75B87"/>
    <w:rsid w:val="00EA18F7"/>
    <w:rsid w:val="00EB47B3"/>
    <w:rsid w:val="00EF5624"/>
    <w:rsid w:val="00F533E4"/>
    <w:rsid w:val="00F53433"/>
    <w:rsid w:val="00F65857"/>
    <w:rsid w:val="00FA4745"/>
    <w:rsid w:val="00FB0EA8"/>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F614"/>
  <w15:chartTrackingRefBased/>
  <w15:docId w15:val="{861AE2F1-AC8A-4861-8B5C-0A6CA8B3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7B3"/>
    <w:rPr>
      <w:rFonts w:eastAsiaTheme="majorEastAsia" w:cstheme="majorBidi"/>
      <w:color w:val="272727" w:themeColor="text1" w:themeTint="D8"/>
    </w:rPr>
  </w:style>
  <w:style w:type="paragraph" w:styleId="Title">
    <w:name w:val="Title"/>
    <w:basedOn w:val="Normal"/>
    <w:next w:val="Normal"/>
    <w:link w:val="TitleChar"/>
    <w:uiPriority w:val="10"/>
    <w:qFormat/>
    <w:rsid w:val="00EB4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7B3"/>
    <w:pPr>
      <w:spacing w:before="160"/>
      <w:jc w:val="center"/>
    </w:pPr>
    <w:rPr>
      <w:i/>
      <w:iCs/>
      <w:color w:val="404040" w:themeColor="text1" w:themeTint="BF"/>
    </w:rPr>
  </w:style>
  <w:style w:type="character" w:customStyle="1" w:styleId="QuoteChar">
    <w:name w:val="Quote Char"/>
    <w:basedOn w:val="DefaultParagraphFont"/>
    <w:link w:val="Quote"/>
    <w:uiPriority w:val="29"/>
    <w:rsid w:val="00EB47B3"/>
    <w:rPr>
      <w:i/>
      <w:iCs/>
      <w:color w:val="404040" w:themeColor="text1" w:themeTint="BF"/>
    </w:rPr>
  </w:style>
  <w:style w:type="paragraph" w:styleId="ListParagraph">
    <w:name w:val="List Paragraph"/>
    <w:basedOn w:val="Normal"/>
    <w:uiPriority w:val="34"/>
    <w:qFormat/>
    <w:rsid w:val="00EB47B3"/>
    <w:pPr>
      <w:ind w:left="720"/>
      <w:contextualSpacing/>
    </w:pPr>
  </w:style>
  <w:style w:type="character" w:styleId="IntenseEmphasis">
    <w:name w:val="Intense Emphasis"/>
    <w:basedOn w:val="DefaultParagraphFont"/>
    <w:uiPriority w:val="21"/>
    <w:qFormat/>
    <w:rsid w:val="00EB47B3"/>
    <w:rPr>
      <w:i/>
      <w:iCs/>
      <w:color w:val="0F4761" w:themeColor="accent1" w:themeShade="BF"/>
    </w:rPr>
  </w:style>
  <w:style w:type="paragraph" w:styleId="IntenseQuote">
    <w:name w:val="Intense Quote"/>
    <w:basedOn w:val="Normal"/>
    <w:next w:val="Normal"/>
    <w:link w:val="IntenseQuoteChar"/>
    <w:uiPriority w:val="30"/>
    <w:qFormat/>
    <w:rsid w:val="00EB4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7B3"/>
    <w:rPr>
      <w:i/>
      <w:iCs/>
      <w:color w:val="0F4761" w:themeColor="accent1" w:themeShade="BF"/>
    </w:rPr>
  </w:style>
  <w:style w:type="character" w:styleId="IntenseReference">
    <w:name w:val="Intense Reference"/>
    <w:basedOn w:val="DefaultParagraphFont"/>
    <w:uiPriority w:val="32"/>
    <w:qFormat/>
    <w:rsid w:val="00EB47B3"/>
    <w:rPr>
      <w:b/>
      <w:bCs/>
      <w:smallCaps/>
      <w:color w:val="0F4761" w:themeColor="accent1" w:themeShade="BF"/>
      <w:spacing w:val="5"/>
    </w:rPr>
  </w:style>
  <w:style w:type="paragraph" w:styleId="Header">
    <w:name w:val="header"/>
    <w:basedOn w:val="Normal"/>
    <w:link w:val="HeaderChar"/>
    <w:uiPriority w:val="99"/>
    <w:unhideWhenUsed/>
    <w:rsid w:val="00EB47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7B3"/>
  </w:style>
  <w:style w:type="paragraph" w:styleId="Footer">
    <w:name w:val="footer"/>
    <w:basedOn w:val="Normal"/>
    <w:link w:val="FooterChar"/>
    <w:uiPriority w:val="99"/>
    <w:unhideWhenUsed/>
    <w:rsid w:val="00EB47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7B3"/>
  </w:style>
  <w:style w:type="paragraph" w:styleId="NoSpacing">
    <w:name w:val="No Spacing"/>
    <w:uiPriority w:val="1"/>
    <w:qFormat/>
    <w:rsid w:val="00EB47B3"/>
    <w:pPr>
      <w:spacing w:after="0" w:line="240" w:lineRule="auto"/>
    </w:pPr>
  </w:style>
  <w:style w:type="character" w:styleId="Hyperlink">
    <w:name w:val="Hyperlink"/>
    <w:basedOn w:val="DefaultParagraphFont"/>
    <w:uiPriority w:val="99"/>
    <w:unhideWhenUsed/>
    <w:rsid w:val="00A67907"/>
    <w:rPr>
      <w:color w:val="467886" w:themeColor="hyperlink"/>
      <w:u w:val="single"/>
    </w:rPr>
  </w:style>
  <w:style w:type="character" w:styleId="UnresolvedMention">
    <w:name w:val="Unresolved Mention"/>
    <w:basedOn w:val="DefaultParagraphFont"/>
    <w:uiPriority w:val="99"/>
    <w:semiHidden/>
    <w:unhideWhenUsed/>
    <w:rsid w:val="00A67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800">
      <w:bodyDiv w:val="1"/>
      <w:marLeft w:val="0"/>
      <w:marRight w:val="0"/>
      <w:marTop w:val="0"/>
      <w:marBottom w:val="0"/>
      <w:divBdr>
        <w:top w:val="none" w:sz="0" w:space="0" w:color="auto"/>
        <w:left w:val="none" w:sz="0" w:space="0" w:color="auto"/>
        <w:bottom w:val="none" w:sz="0" w:space="0" w:color="auto"/>
        <w:right w:val="none" w:sz="0" w:space="0" w:color="auto"/>
      </w:divBdr>
    </w:div>
    <w:div w:id="8720625">
      <w:bodyDiv w:val="1"/>
      <w:marLeft w:val="0"/>
      <w:marRight w:val="0"/>
      <w:marTop w:val="0"/>
      <w:marBottom w:val="0"/>
      <w:divBdr>
        <w:top w:val="none" w:sz="0" w:space="0" w:color="auto"/>
        <w:left w:val="none" w:sz="0" w:space="0" w:color="auto"/>
        <w:bottom w:val="none" w:sz="0" w:space="0" w:color="auto"/>
        <w:right w:val="none" w:sz="0" w:space="0" w:color="auto"/>
      </w:divBdr>
      <w:divsChild>
        <w:div w:id="1939367920">
          <w:marLeft w:val="0"/>
          <w:marRight w:val="0"/>
          <w:marTop w:val="0"/>
          <w:marBottom w:val="0"/>
          <w:divBdr>
            <w:top w:val="none" w:sz="0" w:space="0" w:color="auto"/>
            <w:left w:val="none" w:sz="0" w:space="0" w:color="auto"/>
            <w:bottom w:val="none" w:sz="0" w:space="0" w:color="auto"/>
            <w:right w:val="none" w:sz="0" w:space="0" w:color="auto"/>
          </w:divBdr>
        </w:div>
      </w:divsChild>
    </w:div>
    <w:div w:id="36396638">
      <w:bodyDiv w:val="1"/>
      <w:marLeft w:val="0"/>
      <w:marRight w:val="0"/>
      <w:marTop w:val="0"/>
      <w:marBottom w:val="0"/>
      <w:divBdr>
        <w:top w:val="none" w:sz="0" w:space="0" w:color="auto"/>
        <w:left w:val="none" w:sz="0" w:space="0" w:color="auto"/>
        <w:bottom w:val="none" w:sz="0" w:space="0" w:color="auto"/>
        <w:right w:val="none" w:sz="0" w:space="0" w:color="auto"/>
      </w:divBdr>
      <w:divsChild>
        <w:div w:id="1082217017">
          <w:marLeft w:val="0"/>
          <w:marRight w:val="0"/>
          <w:marTop w:val="0"/>
          <w:marBottom w:val="0"/>
          <w:divBdr>
            <w:top w:val="none" w:sz="0" w:space="0" w:color="auto"/>
            <w:left w:val="none" w:sz="0" w:space="0" w:color="auto"/>
            <w:bottom w:val="none" w:sz="0" w:space="0" w:color="auto"/>
            <w:right w:val="none" w:sz="0" w:space="0" w:color="auto"/>
          </w:divBdr>
          <w:divsChild>
            <w:div w:id="11554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6846">
      <w:bodyDiv w:val="1"/>
      <w:marLeft w:val="0"/>
      <w:marRight w:val="0"/>
      <w:marTop w:val="0"/>
      <w:marBottom w:val="0"/>
      <w:divBdr>
        <w:top w:val="none" w:sz="0" w:space="0" w:color="auto"/>
        <w:left w:val="none" w:sz="0" w:space="0" w:color="auto"/>
        <w:bottom w:val="none" w:sz="0" w:space="0" w:color="auto"/>
        <w:right w:val="none" w:sz="0" w:space="0" w:color="auto"/>
      </w:divBdr>
      <w:divsChild>
        <w:div w:id="1814642906">
          <w:marLeft w:val="0"/>
          <w:marRight w:val="0"/>
          <w:marTop w:val="0"/>
          <w:marBottom w:val="0"/>
          <w:divBdr>
            <w:top w:val="none" w:sz="0" w:space="0" w:color="auto"/>
            <w:left w:val="none" w:sz="0" w:space="0" w:color="auto"/>
            <w:bottom w:val="none" w:sz="0" w:space="0" w:color="auto"/>
            <w:right w:val="none" w:sz="0" w:space="0" w:color="auto"/>
          </w:divBdr>
        </w:div>
        <w:div w:id="350882006">
          <w:marLeft w:val="0"/>
          <w:marRight w:val="0"/>
          <w:marTop w:val="0"/>
          <w:marBottom w:val="0"/>
          <w:divBdr>
            <w:top w:val="none" w:sz="0" w:space="0" w:color="auto"/>
            <w:left w:val="none" w:sz="0" w:space="0" w:color="auto"/>
            <w:bottom w:val="none" w:sz="0" w:space="0" w:color="auto"/>
            <w:right w:val="none" w:sz="0" w:space="0" w:color="auto"/>
          </w:divBdr>
        </w:div>
      </w:divsChild>
    </w:div>
    <w:div w:id="159928395">
      <w:bodyDiv w:val="1"/>
      <w:marLeft w:val="0"/>
      <w:marRight w:val="0"/>
      <w:marTop w:val="0"/>
      <w:marBottom w:val="0"/>
      <w:divBdr>
        <w:top w:val="none" w:sz="0" w:space="0" w:color="auto"/>
        <w:left w:val="none" w:sz="0" w:space="0" w:color="auto"/>
        <w:bottom w:val="none" w:sz="0" w:space="0" w:color="auto"/>
        <w:right w:val="none" w:sz="0" w:space="0" w:color="auto"/>
      </w:divBdr>
      <w:divsChild>
        <w:div w:id="167839090">
          <w:marLeft w:val="0"/>
          <w:marRight w:val="0"/>
          <w:marTop w:val="0"/>
          <w:marBottom w:val="0"/>
          <w:divBdr>
            <w:top w:val="none" w:sz="0" w:space="0" w:color="auto"/>
            <w:left w:val="none" w:sz="0" w:space="0" w:color="auto"/>
            <w:bottom w:val="none" w:sz="0" w:space="0" w:color="auto"/>
            <w:right w:val="none" w:sz="0" w:space="0" w:color="auto"/>
          </w:divBdr>
        </w:div>
        <w:div w:id="1731264841">
          <w:marLeft w:val="0"/>
          <w:marRight w:val="0"/>
          <w:marTop w:val="0"/>
          <w:marBottom w:val="0"/>
          <w:divBdr>
            <w:top w:val="none" w:sz="0" w:space="0" w:color="auto"/>
            <w:left w:val="none" w:sz="0" w:space="0" w:color="auto"/>
            <w:bottom w:val="none" w:sz="0" w:space="0" w:color="auto"/>
            <w:right w:val="none" w:sz="0" w:space="0" w:color="auto"/>
          </w:divBdr>
        </w:div>
      </w:divsChild>
    </w:div>
    <w:div w:id="274750232">
      <w:bodyDiv w:val="1"/>
      <w:marLeft w:val="0"/>
      <w:marRight w:val="0"/>
      <w:marTop w:val="0"/>
      <w:marBottom w:val="0"/>
      <w:divBdr>
        <w:top w:val="none" w:sz="0" w:space="0" w:color="auto"/>
        <w:left w:val="none" w:sz="0" w:space="0" w:color="auto"/>
        <w:bottom w:val="none" w:sz="0" w:space="0" w:color="auto"/>
        <w:right w:val="none" w:sz="0" w:space="0" w:color="auto"/>
      </w:divBdr>
    </w:div>
    <w:div w:id="329522746">
      <w:bodyDiv w:val="1"/>
      <w:marLeft w:val="0"/>
      <w:marRight w:val="0"/>
      <w:marTop w:val="0"/>
      <w:marBottom w:val="0"/>
      <w:divBdr>
        <w:top w:val="none" w:sz="0" w:space="0" w:color="auto"/>
        <w:left w:val="none" w:sz="0" w:space="0" w:color="auto"/>
        <w:bottom w:val="none" w:sz="0" w:space="0" w:color="auto"/>
        <w:right w:val="none" w:sz="0" w:space="0" w:color="auto"/>
      </w:divBdr>
      <w:divsChild>
        <w:div w:id="1309241906">
          <w:marLeft w:val="0"/>
          <w:marRight w:val="0"/>
          <w:marTop w:val="0"/>
          <w:marBottom w:val="0"/>
          <w:divBdr>
            <w:top w:val="none" w:sz="0" w:space="0" w:color="auto"/>
            <w:left w:val="none" w:sz="0" w:space="0" w:color="auto"/>
            <w:bottom w:val="none" w:sz="0" w:space="0" w:color="auto"/>
            <w:right w:val="none" w:sz="0" w:space="0" w:color="auto"/>
          </w:divBdr>
        </w:div>
        <w:div w:id="413942344">
          <w:marLeft w:val="0"/>
          <w:marRight w:val="0"/>
          <w:marTop w:val="0"/>
          <w:marBottom w:val="0"/>
          <w:divBdr>
            <w:top w:val="none" w:sz="0" w:space="0" w:color="auto"/>
            <w:left w:val="none" w:sz="0" w:space="0" w:color="auto"/>
            <w:bottom w:val="none" w:sz="0" w:space="0" w:color="auto"/>
            <w:right w:val="none" w:sz="0" w:space="0" w:color="auto"/>
          </w:divBdr>
        </w:div>
      </w:divsChild>
    </w:div>
    <w:div w:id="376781443">
      <w:bodyDiv w:val="1"/>
      <w:marLeft w:val="0"/>
      <w:marRight w:val="0"/>
      <w:marTop w:val="0"/>
      <w:marBottom w:val="0"/>
      <w:divBdr>
        <w:top w:val="none" w:sz="0" w:space="0" w:color="auto"/>
        <w:left w:val="none" w:sz="0" w:space="0" w:color="auto"/>
        <w:bottom w:val="none" w:sz="0" w:space="0" w:color="auto"/>
        <w:right w:val="none" w:sz="0" w:space="0" w:color="auto"/>
      </w:divBdr>
    </w:div>
    <w:div w:id="464859711">
      <w:bodyDiv w:val="1"/>
      <w:marLeft w:val="0"/>
      <w:marRight w:val="0"/>
      <w:marTop w:val="0"/>
      <w:marBottom w:val="0"/>
      <w:divBdr>
        <w:top w:val="none" w:sz="0" w:space="0" w:color="auto"/>
        <w:left w:val="none" w:sz="0" w:space="0" w:color="auto"/>
        <w:bottom w:val="none" w:sz="0" w:space="0" w:color="auto"/>
        <w:right w:val="none" w:sz="0" w:space="0" w:color="auto"/>
      </w:divBdr>
      <w:divsChild>
        <w:div w:id="1455834181">
          <w:marLeft w:val="0"/>
          <w:marRight w:val="0"/>
          <w:marTop w:val="0"/>
          <w:marBottom w:val="0"/>
          <w:divBdr>
            <w:top w:val="none" w:sz="0" w:space="0" w:color="auto"/>
            <w:left w:val="none" w:sz="0" w:space="0" w:color="auto"/>
            <w:bottom w:val="none" w:sz="0" w:space="0" w:color="auto"/>
            <w:right w:val="none" w:sz="0" w:space="0" w:color="auto"/>
          </w:divBdr>
        </w:div>
        <w:div w:id="824976156">
          <w:marLeft w:val="0"/>
          <w:marRight w:val="0"/>
          <w:marTop w:val="0"/>
          <w:marBottom w:val="0"/>
          <w:divBdr>
            <w:top w:val="none" w:sz="0" w:space="0" w:color="auto"/>
            <w:left w:val="none" w:sz="0" w:space="0" w:color="auto"/>
            <w:bottom w:val="none" w:sz="0" w:space="0" w:color="auto"/>
            <w:right w:val="none" w:sz="0" w:space="0" w:color="auto"/>
          </w:divBdr>
        </w:div>
      </w:divsChild>
    </w:div>
    <w:div w:id="556205937">
      <w:bodyDiv w:val="1"/>
      <w:marLeft w:val="0"/>
      <w:marRight w:val="0"/>
      <w:marTop w:val="0"/>
      <w:marBottom w:val="0"/>
      <w:divBdr>
        <w:top w:val="none" w:sz="0" w:space="0" w:color="auto"/>
        <w:left w:val="none" w:sz="0" w:space="0" w:color="auto"/>
        <w:bottom w:val="none" w:sz="0" w:space="0" w:color="auto"/>
        <w:right w:val="none" w:sz="0" w:space="0" w:color="auto"/>
      </w:divBdr>
    </w:div>
    <w:div w:id="563375285">
      <w:bodyDiv w:val="1"/>
      <w:marLeft w:val="0"/>
      <w:marRight w:val="0"/>
      <w:marTop w:val="0"/>
      <w:marBottom w:val="0"/>
      <w:divBdr>
        <w:top w:val="none" w:sz="0" w:space="0" w:color="auto"/>
        <w:left w:val="none" w:sz="0" w:space="0" w:color="auto"/>
        <w:bottom w:val="none" w:sz="0" w:space="0" w:color="auto"/>
        <w:right w:val="none" w:sz="0" w:space="0" w:color="auto"/>
      </w:divBdr>
      <w:divsChild>
        <w:div w:id="503862317">
          <w:marLeft w:val="0"/>
          <w:marRight w:val="0"/>
          <w:marTop w:val="0"/>
          <w:marBottom w:val="0"/>
          <w:divBdr>
            <w:top w:val="none" w:sz="0" w:space="0" w:color="auto"/>
            <w:left w:val="none" w:sz="0" w:space="0" w:color="auto"/>
            <w:bottom w:val="none" w:sz="0" w:space="0" w:color="auto"/>
            <w:right w:val="none" w:sz="0" w:space="0" w:color="auto"/>
          </w:divBdr>
        </w:div>
        <w:div w:id="1684436970">
          <w:marLeft w:val="0"/>
          <w:marRight w:val="0"/>
          <w:marTop w:val="0"/>
          <w:marBottom w:val="0"/>
          <w:divBdr>
            <w:top w:val="none" w:sz="0" w:space="0" w:color="auto"/>
            <w:left w:val="none" w:sz="0" w:space="0" w:color="auto"/>
            <w:bottom w:val="none" w:sz="0" w:space="0" w:color="auto"/>
            <w:right w:val="none" w:sz="0" w:space="0" w:color="auto"/>
          </w:divBdr>
        </w:div>
      </w:divsChild>
    </w:div>
    <w:div w:id="662853796">
      <w:bodyDiv w:val="1"/>
      <w:marLeft w:val="0"/>
      <w:marRight w:val="0"/>
      <w:marTop w:val="0"/>
      <w:marBottom w:val="0"/>
      <w:divBdr>
        <w:top w:val="none" w:sz="0" w:space="0" w:color="auto"/>
        <w:left w:val="none" w:sz="0" w:space="0" w:color="auto"/>
        <w:bottom w:val="none" w:sz="0" w:space="0" w:color="auto"/>
        <w:right w:val="none" w:sz="0" w:space="0" w:color="auto"/>
      </w:divBdr>
      <w:divsChild>
        <w:div w:id="646782376">
          <w:marLeft w:val="0"/>
          <w:marRight w:val="0"/>
          <w:marTop w:val="0"/>
          <w:marBottom w:val="0"/>
          <w:divBdr>
            <w:top w:val="none" w:sz="0" w:space="0" w:color="auto"/>
            <w:left w:val="none" w:sz="0" w:space="0" w:color="auto"/>
            <w:bottom w:val="none" w:sz="0" w:space="0" w:color="auto"/>
            <w:right w:val="none" w:sz="0" w:space="0" w:color="auto"/>
          </w:divBdr>
        </w:div>
        <w:div w:id="1165628875">
          <w:marLeft w:val="0"/>
          <w:marRight w:val="0"/>
          <w:marTop w:val="0"/>
          <w:marBottom w:val="0"/>
          <w:divBdr>
            <w:top w:val="none" w:sz="0" w:space="0" w:color="auto"/>
            <w:left w:val="none" w:sz="0" w:space="0" w:color="auto"/>
            <w:bottom w:val="none" w:sz="0" w:space="0" w:color="auto"/>
            <w:right w:val="none" w:sz="0" w:space="0" w:color="auto"/>
          </w:divBdr>
        </w:div>
      </w:divsChild>
    </w:div>
    <w:div w:id="734280917">
      <w:bodyDiv w:val="1"/>
      <w:marLeft w:val="0"/>
      <w:marRight w:val="0"/>
      <w:marTop w:val="0"/>
      <w:marBottom w:val="0"/>
      <w:divBdr>
        <w:top w:val="none" w:sz="0" w:space="0" w:color="auto"/>
        <w:left w:val="none" w:sz="0" w:space="0" w:color="auto"/>
        <w:bottom w:val="none" w:sz="0" w:space="0" w:color="auto"/>
        <w:right w:val="none" w:sz="0" w:space="0" w:color="auto"/>
      </w:divBdr>
      <w:divsChild>
        <w:div w:id="1213345760">
          <w:marLeft w:val="0"/>
          <w:marRight w:val="0"/>
          <w:marTop w:val="0"/>
          <w:marBottom w:val="0"/>
          <w:divBdr>
            <w:top w:val="none" w:sz="0" w:space="0" w:color="auto"/>
            <w:left w:val="none" w:sz="0" w:space="0" w:color="auto"/>
            <w:bottom w:val="none" w:sz="0" w:space="0" w:color="auto"/>
            <w:right w:val="none" w:sz="0" w:space="0" w:color="auto"/>
          </w:divBdr>
        </w:div>
        <w:div w:id="680549222">
          <w:marLeft w:val="0"/>
          <w:marRight w:val="0"/>
          <w:marTop w:val="0"/>
          <w:marBottom w:val="0"/>
          <w:divBdr>
            <w:top w:val="none" w:sz="0" w:space="0" w:color="auto"/>
            <w:left w:val="none" w:sz="0" w:space="0" w:color="auto"/>
            <w:bottom w:val="none" w:sz="0" w:space="0" w:color="auto"/>
            <w:right w:val="none" w:sz="0" w:space="0" w:color="auto"/>
          </w:divBdr>
        </w:div>
      </w:divsChild>
    </w:div>
    <w:div w:id="806552504">
      <w:bodyDiv w:val="1"/>
      <w:marLeft w:val="0"/>
      <w:marRight w:val="0"/>
      <w:marTop w:val="0"/>
      <w:marBottom w:val="0"/>
      <w:divBdr>
        <w:top w:val="none" w:sz="0" w:space="0" w:color="auto"/>
        <w:left w:val="none" w:sz="0" w:space="0" w:color="auto"/>
        <w:bottom w:val="none" w:sz="0" w:space="0" w:color="auto"/>
        <w:right w:val="none" w:sz="0" w:space="0" w:color="auto"/>
      </w:divBdr>
      <w:divsChild>
        <w:div w:id="1346249091">
          <w:marLeft w:val="0"/>
          <w:marRight w:val="0"/>
          <w:marTop w:val="0"/>
          <w:marBottom w:val="0"/>
          <w:divBdr>
            <w:top w:val="none" w:sz="0" w:space="0" w:color="auto"/>
            <w:left w:val="none" w:sz="0" w:space="0" w:color="auto"/>
            <w:bottom w:val="none" w:sz="0" w:space="0" w:color="auto"/>
            <w:right w:val="none" w:sz="0" w:space="0" w:color="auto"/>
          </w:divBdr>
        </w:div>
        <w:div w:id="1042361490">
          <w:marLeft w:val="0"/>
          <w:marRight w:val="0"/>
          <w:marTop w:val="0"/>
          <w:marBottom w:val="0"/>
          <w:divBdr>
            <w:top w:val="none" w:sz="0" w:space="0" w:color="auto"/>
            <w:left w:val="none" w:sz="0" w:space="0" w:color="auto"/>
            <w:bottom w:val="none" w:sz="0" w:space="0" w:color="auto"/>
            <w:right w:val="none" w:sz="0" w:space="0" w:color="auto"/>
          </w:divBdr>
        </w:div>
      </w:divsChild>
    </w:div>
    <w:div w:id="815533565">
      <w:bodyDiv w:val="1"/>
      <w:marLeft w:val="0"/>
      <w:marRight w:val="0"/>
      <w:marTop w:val="0"/>
      <w:marBottom w:val="0"/>
      <w:divBdr>
        <w:top w:val="none" w:sz="0" w:space="0" w:color="auto"/>
        <w:left w:val="none" w:sz="0" w:space="0" w:color="auto"/>
        <w:bottom w:val="none" w:sz="0" w:space="0" w:color="auto"/>
        <w:right w:val="none" w:sz="0" w:space="0" w:color="auto"/>
      </w:divBdr>
    </w:div>
    <w:div w:id="836924334">
      <w:bodyDiv w:val="1"/>
      <w:marLeft w:val="0"/>
      <w:marRight w:val="0"/>
      <w:marTop w:val="0"/>
      <w:marBottom w:val="0"/>
      <w:divBdr>
        <w:top w:val="none" w:sz="0" w:space="0" w:color="auto"/>
        <w:left w:val="none" w:sz="0" w:space="0" w:color="auto"/>
        <w:bottom w:val="none" w:sz="0" w:space="0" w:color="auto"/>
        <w:right w:val="none" w:sz="0" w:space="0" w:color="auto"/>
      </w:divBdr>
      <w:divsChild>
        <w:div w:id="999621784">
          <w:marLeft w:val="0"/>
          <w:marRight w:val="0"/>
          <w:marTop w:val="0"/>
          <w:marBottom w:val="0"/>
          <w:divBdr>
            <w:top w:val="none" w:sz="0" w:space="0" w:color="auto"/>
            <w:left w:val="none" w:sz="0" w:space="0" w:color="auto"/>
            <w:bottom w:val="none" w:sz="0" w:space="0" w:color="auto"/>
            <w:right w:val="none" w:sz="0" w:space="0" w:color="auto"/>
          </w:divBdr>
          <w:divsChild>
            <w:div w:id="2422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30421">
      <w:bodyDiv w:val="1"/>
      <w:marLeft w:val="0"/>
      <w:marRight w:val="0"/>
      <w:marTop w:val="0"/>
      <w:marBottom w:val="0"/>
      <w:divBdr>
        <w:top w:val="none" w:sz="0" w:space="0" w:color="auto"/>
        <w:left w:val="none" w:sz="0" w:space="0" w:color="auto"/>
        <w:bottom w:val="none" w:sz="0" w:space="0" w:color="auto"/>
        <w:right w:val="none" w:sz="0" w:space="0" w:color="auto"/>
      </w:divBdr>
    </w:div>
    <w:div w:id="973021539">
      <w:bodyDiv w:val="1"/>
      <w:marLeft w:val="0"/>
      <w:marRight w:val="0"/>
      <w:marTop w:val="0"/>
      <w:marBottom w:val="0"/>
      <w:divBdr>
        <w:top w:val="none" w:sz="0" w:space="0" w:color="auto"/>
        <w:left w:val="none" w:sz="0" w:space="0" w:color="auto"/>
        <w:bottom w:val="none" w:sz="0" w:space="0" w:color="auto"/>
        <w:right w:val="none" w:sz="0" w:space="0" w:color="auto"/>
      </w:divBdr>
    </w:div>
    <w:div w:id="1098676088">
      <w:bodyDiv w:val="1"/>
      <w:marLeft w:val="0"/>
      <w:marRight w:val="0"/>
      <w:marTop w:val="0"/>
      <w:marBottom w:val="0"/>
      <w:divBdr>
        <w:top w:val="none" w:sz="0" w:space="0" w:color="auto"/>
        <w:left w:val="none" w:sz="0" w:space="0" w:color="auto"/>
        <w:bottom w:val="none" w:sz="0" w:space="0" w:color="auto"/>
        <w:right w:val="none" w:sz="0" w:space="0" w:color="auto"/>
      </w:divBdr>
      <w:divsChild>
        <w:div w:id="1824276098">
          <w:marLeft w:val="0"/>
          <w:marRight w:val="0"/>
          <w:marTop w:val="0"/>
          <w:marBottom w:val="0"/>
          <w:divBdr>
            <w:top w:val="none" w:sz="0" w:space="0" w:color="auto"/>
            <w:left w:val="none" w:sz="0" w:space="0" w:color="auto"/>
            <w:bottom w:val="none" w:sz="0" w:space="0" w:color="auto"/>
            <w:right w:val="none" w:sz="0" w:space="0" w:color="auto"/>
          </w:divBdr>
        </w:div>
        <w:div w:id="374046433">
          <w:marLeft w:val="0"/>
          <w:marRight w:val="0"/>
          <w:marTop w:val="0"/>
          <w:marBottom w:val="0"/>
          <w:divBdr>
            <w:top w:val="none" w:sz="0" w:space="0" w:color="auto"/>
            <w:left w:val="none" w:sz="0" w:space="0" w:color="auto"/>
            <w:bottom w:val="none" w:sz="0" w:space="0" w:color="auto"/>
            <w:right w:val="none" w:sz="0" w:space="0" w:color="auto"/>
          </w:divBdr>
        </w:div>
      </w:divsChild>
    </w:div>
    <w:div w:id="1129058063">
      <w:bodyDiv w:val="1"/>
      <w:marLeft w:val="0"/>
      <w:marRight w:val="0"/>
      <w:marTop w:val="0"/>
      <w:marBottom w:val="0"/>
      <w:divBdr>
        <w:top w:val="none" w:sz="0" w:space="0" w:color="auto"/>
        <w:left w:val="none" w:sz="0" w:space="0" w:color="auto"/>
        <w:bottom w:val="none" w:sz="0" w:space="0" w:color="auto"/>
        <w:right w:val="none" w:sz="0" w:space="0" w:color="auto"/>
      </w:divBdr>
      <w:divsChild>
        <w:div w:id="153224783">
          <w:marLeft w:val="0"/>
          <w:marRight w:val="0"/>
          <w:marTop w:val="0"/>
          <w:marBottom w:val="0"/>
          <w:divBdr>
            <w:top w:val="none" w:sz="0" w:space="0" w:color="auto"/>
            <w:left w:val="none" w:sz="0" w:space="0" w:color="auto"/>
            <w:bottom w:val="none" w:sz="0" w:space="0" w:color="auto"/>
            <w:right w:val="none" w:sz="0" w:space="0" w:color="auto"/>
          </w:divBdr>
        </w:div>
        <w:div w:id="308365320">
          <w:marLeft w:val="0"/>
          <w:marRight w:val="0"/>
          <w:marTop w:val="0"/>
          <w:marBottom w:val="0"/>
          <w:divBdr>
            <w:top w:val="none" w:sz="0" w:space="0" w:color="auto"/>
            <w:left w:val="none" w:sz="0" w:space="0" w:color="auto"/>
            <w:bottom w:val="none" w:sz="0" w:space="0" w:color="auto"/>
            <w:right w:val="none" w:sz="0" w:space="0" w:color="auto"/>
          </w:divBdr>
        </w:div>
      </w:divsChild>
    </w:div>
    <w:div w:id="1261526948">
      <w:bodyDiv w:val="1"/>
      <w:marLeft w:val="0"/>
      <w:marRight w:val="0"/>
      <w:marTop w:val="0"/>
      <w:marBottom w:val="0"/>
      <w:divBdr>
        <w:top w:val="none" w:sz="0" w:space="0" w:color="auto"/>
        <w:left w:val="none" w:sz="0" w:space="0" w:color="auto"/>
        <w:bottom w:val="none" w:sz="0" w:space="0" w:color="auto"/>
        <w:right w:val="none" w:sz="0" w:space="0" w:color="auto"/>
      </w:divBdr>
      <w:divsChild>
        <w:div w:id="9259619">
          <w:marLeft w:val="0"/>
          <w:marRight w:val="0"/>
          <w:marTop w:val="0"/>
          <w:marBottom w:val="0"/>
          <w:divBdr>
            <w:top w:val="none" w:sz="0" w:space="0" w:color="auto"/>
            <w:left w:val="none" w:sz="0" w:space="0" w:color="auto"/>
            <w:bottom w:val="none" w:sz="0" w:space="0" w:color="auto"/>
            <w:right w:val="none" w:sz="0" w:space="0" w:color="auto"/>
          </w:divBdr>
          <w:divsChild>
            <w:div w:id="124441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4858">
      <w:bodyDiv w:val="1"/>
      <w:marLeft w:val="0"/>
      <w:marRight w:val="0"/>
      <w:marTop w:val="0"/>
      <w:marBottom w:val="0"/>
      <w:divBdr>
        <w:top w:val="none" w:sz="0" w:space="0" w:color="auto"/>
        <w:left w:val="none" w:sz="0" w:space="0" w:color="auto"/>
        <w:bottom w:val="none" w:sz="0" w:space="0" w:color="auto"/>
        <w:right w:val="none" w:sz="0" w:space="0" w:color="auto"/>
      </w:divBdr>
      <w:divsChild>
        <w:div w:id="1911303990">
          <w:marLeft w:val="0"/>
          <w:marRight w:val="0"/>
          <w:marTop w:val="0"/>
          <w:marBottom w:val="0"/>
          <w:divBdr>
            <w:top w:val="none" w:sz="0" w:space="0" w:color="auto"/>
            <w:left w:val="none" w:sz="0" w:space="0" w:color="auto"/>
            <w:bottom w:val="none" w:sz="0" w:space="0" w:color="auto"/>
            <w:right w:val="none" w:sz="0" w:space="0" w:color="auto"/>
          </w:divBdr>
          <w:divsChild>
            <w:div w:id="1882282930">
              <w:marLeft w:val="0"/>
              <w:marRight w:val="0"/>
              <w:marTop w:val="0"/>
              <w:marBottom w:val="0"/>
              <w:divBdr>
                <w:top w:val="none" w:sz="0" w:space="0" w:color="auto"/>
                <w:left w:val="none" w:sz="0" w:space="0" w:color="auto"/>
                <w:bottom w:val="none" w:sz="0" w:space="0" w:color="auto"/>
                <w:right w:val="none" w:sz="0" w:space="0" w:color="auto"/>
              </w:divBdr>
              <w:divsChild>
                <w:div w:id="972640161">
                  <w:marLeft w:val="0"/>
                  <w:marRight w:val="0"/>
                  <w:marTop w:val="0"/>
                  <w:marBottom w:val="0"/>
                  <w:divBdr>
                    <w:top w:val="none" w:sz="0" w:space="0" w:color="auto"/>
                    <w:left w:val="none" w:sz="0" w:space="0" w:color="auto"/>
                    <w:bottom w:val="none" w:sz="0" w:space="0" w:color="auto"/>
                    <w:right w:val="none" w:sz="0" w:space="0" w:color="auto"/>
                  </w:divBdr>
                  <w:divsChild>
                    <w:div w:id="1876698656">
                      <w:marLeft w:val="0"/>
                      <w:marRight w:val="0"/>
                      <w:marTop w:val="0"/>
                      <w:marBottom w:val="0"/>
                      <w:divBdr>
                        <w:top w:val="none" w:sz="0" w:space="0" w:color="auto"/>
                        <w:left w:val="none" w:sz="0" w:space="0" w:color="auto"/>
                        <w:bottom w:val="none" w:sz="0" w:space="0" w:color="auto"/>
                        <w:right w:val="none" w:sz="0" w:space="0" w:color="auto"/>
                      </w:divBdr>
                      <w:divsChild>
                        <w:div w:id="1496653529">
                          <w:marLeft w:val="0"/>
                          <w:marRight w:val="0"/>
                          <w:marTop w:val="0"/>
                          <w:marBottom w:val="0"/>
                          <w:divBdr>
                            <w:top w:val="none" w:sz="0" w:space="0" w:color="auto"/>
                            <w:left w:val="none" w:sz="0" w:space="0" w:color="auto"/>
                            <w:bottom w:val="none" w:sz="0" w:space="0" w:color="auto"/>
                            <w:right w:val="none" w:sz="0" w:space="0" w:color="auto"/>
                          </w:divBdr>
                          <w:divsChild>
                            <w:div w:id="1674070033">
                              <w:marLeft w:val="0"/>
                              <w:marRight w:val="0"/>
                              <w:marTop w:val="0"/>
                              <w:marBottom w:val="0"/>
                              <w:divBdr>
                                <w:top w:val="none" w:sz="0" w:space="0" w:color="auto"/>
                                <w:left w:val="none" w:sz="0" w:space="0" w:color="auto"/>
                                <w:bottom w:val="none" w:sz="0" w:space="0" w:color="auto"/>
                                <w:right w:val="none" w:sz="0" w:space="0" w:color="auto"/>
                              </w:divBdr>
                              <w:divsChild>
                                <w:div w:id="2054960751">
                                  <w:marLeft w:val="0"/>
                                  <w:marRight w:val="0"/>
                                  <w:marTop w:val="0"/>
                                  <w:marBottom w:val="0"/>
                                  <w:divBdr>
                                    <w:top w:val="none" w:sz="0" w:space="0" w:color="auto"/>
                                    <w:left w:val="none" w:sz="0" w:space="0" w:color="auto"/>
                                    <w:bottom w:val="none" w:sz="0" w:space="0" w:color="auto"/>
                                    <w:right w:val="none" w:sz="0" w:space="0" w:color="auto"/>
                                  </w:divBdr>
                                  <w:divsChild>
                                    <w:div w:id="130902273">
                                      <w:marLeft w:val="0"/>
                                      <w:marRight w:val="0"/>
                                      <w:marTop w:val="0"/>
                                      <w:marBottom w:val="0"/>
                                      <w:divBdr>
                                        <w:top w:val="none" w:sz="0" w:space="0" w:color="auto"/>
                                        <w:left w:val="none" w:sz="0" w:space="0" w:color="auto"/>
                                        <w:bottom w:val="none" w:sz="0" w:space="0" w:color="auto"/>
                                        <w:right w:val="none" w:sz="0" w:space="0" w:color="auto"/>
                                      </w:divBdr>
                                      <w:divsChild>
                                        <w:div w:id="305550246">
                                          <w:marLeft w:val="0"/>
                                          <w:marRight w:val="0"/>
                                          <w:marTop w:val="0"/>
                                          <w:marBottom w:val="0"/>
                                          <w:divBdr>
                                            <w:top w:val="none" w:sz="0" w:space="0" w:color="auto"/>
                                            <w:left w:val="none" w:sz="0" w:space="0" w:color="auto"/>
                                            <w:bottom w:val="none" w:sz="0" w:space="0" w:color="auto"/>
                                            <w:right w:val="none" w:sz="0" w:space="0" w:color="auto"/>
                                          </w:divBdr>
                                          <w:divsChild>
                                            <w:div w:id="1987391043">
                                              <w:marLeft w:val="0"/>
                                              <w:marRight w:val="0"/>
                                              <w:marTop w:val="0"/>
                                              <w:marBottom w:val="0"/>
                                              <w:divBdr>
                                                <w:top w:val="none" w:sz="0" w:space="0" w:color="auto"/>
                                                <w:left w:val="none" w:sz="0" w:space="0" w:color="auto"/>
                                                <w:bottom w:val="none" w:sz="0" w:space="0" w:color="auto"/>
                                                <w:right w:val="none" w:sz="0" w:space="0" w:color="auto"/>
                                              </w:divBdr>
                                            </w:div>
                                            <w:div w:id="1264337164">
                                              <w:marLeft w:val="0"/>
                                              <w:marRight w:val="0"/>
                                              <w:marTop w:val="0"/>
                                              <w:marBottom w:val="0"/>
                                              <w:divBdr>
                                                <w:top w:val="none" w:sz="0" w:space="0" w:color="auto"/>
                                                <w:left w:val="none" w:sz="0" w:space="0" w:color="auto"/>
                                                <w:bottom w:val="none" w:sz="0" w:space="0" w:color="auto"/>
                                                <w:right w:val="none" w:sz="0" w:space="0" w:color="auto"/>
                                              </w:divBdr>
                                              <w:divsChild>
                                                <w:div w:id="1747726925">
                                                  <w:marLeft w:val="0"/>
                                                  <w:marRight w:val="0"/>
                                                  <w:marTop w:val="0"/>
                                                  <w:marBottom w:val="0"/>
                                                  <w:divBdr>
                                                    <w:top w:val="none" w:sz="0" w:space="0" w:color="auto"/>
                                                    <w:left w:val="none" w:sz="0" w:space="0" w:color="auto"/>
                                                    <w:bottom w:val="none" w:sz="0" w:space="0" w:color="auto"/>
                                                    <w:right w:val="none" w:sz="0" w:space="0" w:color="auto"/>
                                                  </w:divBdr>
                                                  <w:divsChild>
                                                    <w:div w:id="16868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3837595">
          <w:marLeft w:val="0"/>
          <w:marRight w:val="0"/>
          <w:marTop w:val="0"/>
          <w:marBottom w:val="0"/>
          <w:divBdr>
            <w:top w:val="none" w:sz="0" w:space="0" w:color="auto"/>
            <w:left w:val="none" w:sz="0" w:space="0" w:color="auto"/>
            <w:bottom w:val="none" w:sz="0" w:space="0" w:color="auto"/>
            <w:right w:val="none" w:sz="0" w:space="0" w:color="auto"/>
          </w:divBdr>
          <w:divsChild>
            <w:div w:id="1872642188">
              <w:marLeft w:val="0"/>
              <w:marRight w:val="0"/>
              <w:marTop w:val="0"/>
              <w:marBottom w:val="0"/>
              <w:divBdr>
                <w:top w:val="none" w:sz="0" w:space="0" w:color="auto"/>
                <w:left w:val="none" w:sz="0" w:space="0" w:color="auto"/>
                <w:bottom w:val="none" w:sz="0" w:space="0" w:color="auto"/>
                <w:right w:val="none" w:sz="0" w:space="0" w:color="auto"/>
              </w:divBdr>
              <w:divsChild>
                <w:div w:id="1674145165">
                  <w:marLeft w:val="0"/>
                  <w:marRight w:val="0"/>
                  <w:marTop w:val="0"/>
                  <w:marBottom w:val="0"/>
                  <w:divBdr>
                    <w:top w:val="none" w:sz="0" w:space="0" w:color="auto"/>
                    <w:left w:val="none" w:sz="0" w:space="0" w:color="auto"/>
                    <w:bottom w:val="none" w:sz="0" w:space="0" w:color="auto"/>
                    <w:right w:val="none" w:sz="0" w:space="0" w:color="auto"/>
                  </w:divBdr>
                  <w:divsChild>
                    <w:div w:id="824394045">
                      <w:marLeft w:val="0"/>
                      <w:marRight w:val="0"/>
                      <w:marTop w:val="0"/>
                      <w:marBottom w:val="0"/>
                      <w:divBdr>
                        <w:top w:val="none" w:sz="0" w:space="0" w:color="auto"/>
                        <w:left w:val="none" w:sz="0" w:space="0" w:color="auto"/>
                        <w:bottom w:val="none" w:sz="0" w:space="0" w:color="auto"/>
                        <w:right w:val="none" w:sz="0" w:space="0" w:color="auto"/>
                      </w:divBdr>
                      <w:divsChild>
                        <w:div w:id="1776901741">
                          <w:marLeft w:val="0"/>
                          <w:marRight w:val="0"/>
                          <w:marTop w:val="0"/>
                          <w:marBottom w:val="0"/>
                          <w:divBdr>
                            <w:top w:val="none" w:sz="0" w:space="0" w:color="auto"/>
                            <w:left w:val="none" w:sz="0" w:space="0" w:color="auto"/>
                            <w:bottom w:val="none" w:sz="0" w:space="0" w:color="auto"/>
                            <w:right w:val="none" w:sz="0" w:space="0" w:color="auto"/>
                          </w:divBdr>
                          <w:divsChild>
                            <w:div w:id="629166789">
                              <w:marLeft w:val="0"/>
                              <w:marRight w:val="0"/>
                              <w:marTop w:val="0"/>
                              <w:marBottom w:val="0"/>
                              <w:divBdr>
                                <w:top w:val="none" w:sz="0" w:space="0" w:color="auto"/>
                                <w:left w:val="none" w:sz="0" w:space="0" w:color="auto"/>
                                <w:bottom w:val="none" w:sz="0" w:space="0" w:color="auto"/>
                                <w:right w:val="none" w:sz="0" w:space="0" w:color="auto"/>
                              </w:divBdr>
                              <w:divsChild>
                                <w:div w:id="113258377">
                                  <w:marLeft w:val="0"/>
                                  <w:marRight w:val="0"/>
                                  <w:marTop w:val="0"/>
                                  <w:marBottom w:val="0"/>
                                  <w:divBdr>
                                    <w:top w:val="none" w:sz="0" w:space="0" w:color="auto"/>
                                    <w:left w:val="none" w:sz="0" w:space="0" w:color="auto"/>
                                    <w:bottom w:val="none" w:sz="0" w:space="0" w:color="auto"/>
                                    <w:right w:val="none" w:sz="0" w:space="0" w:color="auto"/>
                                  </w:divBdr>
                                  <w:divsChild>
                                    <w:div w:id="1620650007">
                                      <w:marLeft w:val="0"/>
                                      <w:marRight w:val="0"/>
                                      <w:marTop w:val="0"/>
                                      <w:marBottom w:val="0"/>
                                      <w:divBdr>
                                        <w:top w:val="none" w:sz="0" w:space="0" w:color="auto"/>
                                        <w:left w:val="none" w:sz="0" w:space="0" w:color="auto"/>
                                        <w:bottom w:val="none" w:sz="0" w:space="0" w:color="auto"/>
                                        <w:right w:val="none" w:sz="0" w:space="0" w:color="auto"/>
                                      </w:divBdr>
                                      <w:divsChild>
                                        <w:div w:id="9704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791951">
      <w:bodyDiv w:val="1"/>
      <w:marLeft w:val="0"/>
      <w:marRight w:val="0"/>
      <w:marTop w:val="0"/>
      <w:marBottom w:val="0"/>
      <w:divBdr>
        <w:top w:val="none" w:sz="0" w:space="0" w:color="auto"/>
        <w:left w:val="none" w:sz="0" w:space="0" w:color="auto"/>
        <w:bottom w:val="none" w:sz="0" w:space="0" w:color="auto"/>
        <w:right w:val="none" w:sz="0" w:space="0" w:color="auto"/>
      </w:divBdr>
      <w:divsChild>
        <w:div w:id="517158024">
          <w:marLeft w:val="0"/>
          <w:marRight w:val="0"/>
          <w:marTop w:val="0"/>
          <w:marBottom w:val="0"/>
          <w:divBdr>
            <w:top w:val="none" w:sz="0" w:space="0" w:color="auto"/>
            <w:left w:val="none" w:sz="0" w:space="0" w:color="auto"/>
            <w:bottom w:val="none" w:sz="0" w:space="0" w:color="auto"/>
            <w:right w:val="none" w:sz="0" w:space="0" w:color="auto"/>
          </w:divBdr>
          <w:divsChild>
            <w:div w:id="981273715">
              <w:marLeft w:val="0"/>
              <w:marRight w:val="0"/>
              <w:marTop w:val="0"/>
              <w:marBottom w:val="0"/>
              <w:divBdr>
                <w:top w:val="none" w:sz="0" w:space="0" w:color="auto"/>
                <w:left w:val="none" w:sz="0" w:space="0" w:color="auto"/>
                <w:bottom w:val="none" w:sz="0" w:space="0" w:color="auto"/>
                <w:right w:val="none" w:sz="0" w:space="0" w:color="auto"/>
              </w:divBdr>
              <w:divsChild>
                <w:div w:id="889654121">
                  <w:marLeft w:val="0"/>
                  <w:marRight w:val="0"/>
                  <w:marTop w:val="0"/>
                  <w:marBottom w:val="0"/>
                  <w:divBdr>
                    <w:top w:val="none" w:sz="0" w:space="0" w:color="auto"/>
                    <w:left w:val="none" w:sz="0" w:space="0" w:color="auto"/>
                    <w:bottom w:val="none" w:sz="0" w:space="0" w:color="auto"/>
                    <w:right w:val="none" w:sz="0" w:space="0" w:color="auto"/>
                  </w:divBdr>
                  <w:divsChild>
                    <w:div w:id="2061518834">
                      <w:marLeft w:val="0"/>
                      <w:marRight w:val="0"/>
                      <w:marTop w:val="0"/>
                      <w:marBottom w:val="0"/>
                      <w:divBdr>
                        <w:top w:val="none" w:sz="0" w:space="0" w:color="auto"/>
                        <w:left w:val="none" w:sz="0" w:space="0" w:color="auto"/>
                        <w:bottom w:val="none" w:sz="0" w:space="0" w:color="auto"/>
                        <w:right w:val="none" w:sz="0" w:space="0" w:color="auto"/>
                      </w:divBdr>
                      <w:divsChild>
                        <w:div w:id="944844429">
                          <w:marLeft w:val="0"/>
                          <w:marRight w:val="0"/>
                          <w:marTop w:val="0"/>
                          <w:marBottom w:val="0"/>
                          <w:divBdr>
                            <w:top w:val="none" w:sz="0" w:space="0" w:color="auto"/>
                            <w:left w:val="none" w:sz="0" w:space="0" w:color="auto"/>
                            <w:bottom w:val="none" w:sz="0" w:space="0" w:color="auto"/>
                            <w:right w:val="none" w:sz="0" w:space="0" w:color="auto"/>
                          </w:divBdr>
                          <w:divsChild>
                            <w:div w:id="979463330">
                              <w:marLeft w:val="0"/>
                              <w:marRight w:val="0"/>
                              <w:marTop w:val="0"/>
                              <w:marBottom w:val="0"/>
                              <w:divBdr>
                                <w:top w:val="none" w:sz="0" w:space="0" w:color="auto"/>
                                <w:left w:val="none" w:sz="0" w:space="0" w:color="auto"/>
                                <w:bottom w:val="none" w:sz="0" w:space="0" w:color="auto"/>
                                <w:right w:val="none" w:sz="0" w:space="0" w:color="auto"/>
                              </w:divBdr>
                              <w:divsChild>
                                <w:div w:id="1930918775">
                                  <w:marLeft w:val="0"/>
                                  <w:marRight w:val="0"/>
                                  <w:marTop w:val="0"/>
                                  <w:marBottom w:val="0"/>
                                  <w:divBdr>
                                    <w:top w:val="none" w:sz="0" w:space="0" w:color="auto"/>
                                    <w:left w:val="none" w:sz="0" w:space="0" w:color="auto"/>
                                    <w:bottom w:val="none" w:sz="0" w:space="0" w:color="auto"/>
                                    <w:right w:val="none" w:sz="0" w:space="0" w:color="auto"/>
                                  </w:divBdr>
                                  <w:divsChild>
                                    <w:div w:id="310407639">
                                      <w:marLeft w:val="0"/>
                                      <w:marRight w:val="0"/>
                                      <w:marTop w:val="0"/>
                                      <w:marBottom w:val="0"/>
                                      <w:divBdr>
                                        <w:top w:val="none" w:sz="0" w:space="0" w:color="auto"/>
                                        <w:left w:val="none" w:sz="0" w:space="0" w:color="auto"/>
                                        <w:bottom w:val="none" w:sz="0" w:space="0" w:color="auto"/>
                                        <w:right w:val="none" w:sz="0" w:space="0" w:color="auto"/>
                                      </w:divBdr>
                                      <w:divsChild>
                                        <w:div w:id="1684090485">
                                          <w:marLeft w:val="0"/>
                                          <w:marRight w:val="0"/>
                                          <w:marTop w:val="0"/>
                                          <w:marBottom w:val="0"/>
                                          <w:divBdr>
                                            <w:top w:val="none" w:sz="0" w:space="0" w:color="auto"/>
                                            <w:left w:val="none" w:sz="0" w:space="0" w:color="auto"/>
                                            <w:bottom w:val="none" w:sz="0" w:space="0" w:color="auto"/>
                                            <w:right w:val="none" w:sz="0" w:space="0" w:color="auto"/>
                                          </w:divBdr>
                                          <w:divsChild>
                                            <w:div w:id="566040959">
                                              <w:marLeft w:val="0"/>
                                              <w:marRight w:val="0"/>
                                              <w:marTop w:val="0"/>
                                              <w:marBottom w:val="0"/>
                                              <w:divBdr>
                                                <w:top w:val="none" w:sz="0" w:space="0" w:color="auto"/>
                                                <w:left w:val="none" w:sz="0" w:space="0" w:color="auto"/>
                                                <w:bottom w:val="none" w:sz="0" w:space="0" w:color="auto"/>
                                                <w:right w:val="none" w:sz="0" w:space="0" w:color="auto"/>
                                              </w:divBdr>
                                            </w:div>
                                            <w:div w:id="921333671">
                                              <w:marLeft w:val="0"/>
                                              <w:marRight w:val="0"/>
                                              <w:marTop w:val="0"/>
                                              <w:marBottom w:val="0"/>
                                              <w:divBdr>
                                                <w:top w:val="none" w:sz="0" w:space="0" w:color="auto"/>
                                                <w:left w:val="none" w:sz="0" w:space="0" w:color="auto"/>
                                                <w:bottom w:val="none" w:sz="0" w:space="0" w:color="auto"/>
                                                <w:right w:val="none" w:sz="0" w:space="0" w:color="auto"/>
                                              </w:divBdr>
                                              <w:divsChild>
                                                <w:div w:id="1311519328">
                                                  <w:marLeft w:val="0"/>
                                                  <w:marRight w:val="0"/>
                                                  <w:marTop w:val="0"/>
                                                  <w:marBottom w:val="0"/>
                                                  <w:divBdr>
                                                    <w:top w:val="none" w:sz="0" w:space="0" w:color="auto"/>
                                                    <w:left w:val="none" w:sz="0" w:space="0" w:color="auto"/>
                                                    <w:bottom w:val="none" w:sz="0" w:space="0" w:color="auto"/>
                                                    <w:right w:val="none" w:sz="0" w:space="0" w:color="auto"/>
                                                  </w:divBdr>
                                                  <w:divsChild>
                                                    <w:div w:id="6228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7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1779092">
          <w:marLeft w:val="0"/>
          <w:marRight w:val="0"/>
          <w:marTop w:val="0"/>
          <w:marBottom w:val="0"/>
          <w:divBdr>
            <w:top w:val="none" w:sz="0" w:space="0" w:color="auto"/>
            <w:left w:val="none" w:sz="0" w:space="0" w:color="auto"/>
            <w:bottom w:val="none" w:sz="0" w:space="0" w:color="auto"/>
            <w:right w:val="none" w:sz="0" w:space="0" w:color="auto"/>
          </w:divBdr>
          <w:divsChild>
            <w:div w:id="1960646607">
              <w:marLeft w:val="0"/>
              <w:marRight w:val="0"/>
              <w:marTop w:val="0"/>
              <w:marBottom w:val="0"/>
              <w:divBdr>
                <w:top w:val="none" w:sz="0" w:space="0" w:color="auto"/>
                <w:left w:val="none" w:sz="0" w:space="0" w:color="auto"/>
                <w:bottom w:val="none" w:sz="0" w:space="0" w:color="auto"/>
                <w:right w:val="none" w:sz="0" w:space="0" w:color="auto"/>
              </w:divBdr>
              <w:divsChild>
                <w:div w:id="1274553316">
                  <w:marLeft w:val="0"/>
                  <w:marRight w:val="0"/>
                  <w:marTop w:val="0"/>
                  <w:marBottom w:val="0"/>
                  <w:divBdr>
                    <w:top w:val="none" w:sz="0" w:space="0" w:color="auto"/>
                    <w:left w:val="none" w:sz="0" w:space="0" w:color="auto"/>
                    <w:bottom w:val="none" w:sz="0" w:space="0" w:color="auto"/>
                    <w:right w:val="none" w:sz="0" w:space="0" w:color="auto"/>
                  </w:divBdr>
                  <w:divsChild>
                    <w:div w:id="642777860">
                      <w:marLeft w:val="0"/>
                      <w:marRight w:val="0"/>
                      <w:marTop w:val="0"/>
                      <w:marBottom w:val="0"/>
                      <w:divBdr>
                        <w:top w:val="none" w:sz="0" w:space="0" w:color="auto"/>
                        <w:left w:val="none" w:sz="0" w:space="0" w:color="auto"/>
                        <w:bottom w:val="none" w:sz="0" w:space="0" w:color="auto"/>
                        <w:right w:val="none" w:sz="0" w:space="0" w:color="auto"/>
                      </w:divBdr>
                      <w:divsChild>
                        <w:div w:id="517889165">
                          <w:marLeft w:val="0"/>
                          <w:marRight w:val="0"/>
                          <w:marTop w:val="0"/>
                          <w:marBottom w:val="0"/>
                          <w:divBdr>
                            <w:top w:val="none" w:sz="0" w:space="0" w:color="auto"/>
                            <w:left w:val="none" w:sz="0" w:space="0" w:color="auto"/>
                            <w:bottom w:val="none" w:sz="0" w:space="0" w:color="auto"/>
                            <w:right w:val="none" w:sz="0" w:space="0" w:color="auto"/>
                          </w:divBdr>
                          <w:divsChild>
                            <w:div w:id="826747771">
                              <w:marLeft w:val="0"/>
                              <w:marRight w:val="0"/>
                              <w:marTop w:val="0"/>
                              <w:marBottom w:val="0"/>
                              <w:divBdr>
                                <w:top w:val="none" w:sz="0" w:space="0" w:color="auto"/>
                                <w:left w:val="none" w:sz="0" w:space="0" w:color="auto"/>
                                <w:bottom w:val="none" w:sz="0" w:space="0" w:color="auto"/>
                                <w:right w:val="none" w:sz="0" w:space="0" w:color="auto"/>
                              </w:divBdr>
                              <w:divsChild>
                                <w:div w:id="982193291">
                                  <w:marLeft w:val="0"/>
                                  <w:marRight w:val="0"/>
                                  <w:marTop w:val="0"/>
                                  <w:marBottom w:val="0"/>
                                  <w:divBdr>
                                    <w:top w:val="none" w:sz="0" w:space="0" w:color="auto"/>
                                    <w:left w:val="none" w:sz="0" w:space="0" w:color="auto"/>
                                    <w:bottom w:val="none" w:sz="0" w:space="0" w:color="auto"/>
                                    <w:right w:val="none" w:sz="0" w:space="0" w:color="auto"/>
                                  </w:divBdr>
                                  <w:divsChild>
                                    <w:div w:id="1365591750">
                                      <w:marLeft w:val="0"/>
                                      <w:marRight w:val="0"/>
                                      <w:marTop w:val="0"/>
                                      <w:marBottom w:val="0"/>
                                      <w:divBdr>
                                        <w:top w:val="none" w:sz="0" w:space="0" w:color="auto"/>
                                        <w:left w:val="none" w:sz="0" w:space="0" w:color="auto"/>
                                        <w:bottom w:val="none" w:sz="0" w:space="0" w:color="auto"/>
                                        <w:right w:val="none" w:sz="0" w:space="0" w:color="auto"/>
                                      </w:divBdr>
                                      <w:divsChild>
                                        <w:div w:id="17776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6340216">
      <w:bodyDiv w:val="1"/>
      <w:marLeft w:val="0"/>
      <w:marRight w:val="0"/>
      <w:marTop w:val="0"/>
      <w:marBottom w:val="0"/>
      <w:divBdr>
        <w:top w:val="none" w:sz="0" w:space="0" w:color="auto"/>
        <w:left w:val="none" w:sz="0" w:space="0" w:color="auto"/>
        <w:bottom w:val="none" w:sz="0" w:space="0" w:color="auto"/>
        <w:right w:val="none" w:sz="0" w:space="0" w:color="auto"/>
      </w:divBdr>
    </w:div>
    <w:div w:id="1610427790">
      <w:bodyDiv w:val="1"/>
      <w:marLeft w:val="0"/>
      <w:marRight w:val="0"/>
      <w:marTop w:val="0"/>
      <w:marBottom w:val="0"/>
      <w:divBdr>
        <w:top w:val="none" w:sz="0" w:space="0" w:color="auto"/>
        <w:left w:val="none" w:sz="0" w:space="0" w:color="auto"/>
        <w:bottom w:val="none" w:sz="0" w:space="0" w:color="auto"/>
        <w:right w:val="none" w:sz="0" w:space="0" w:color="auto"/>
      </w:divBdr>
    </w:div>
    <w:div w:id="1618365592">
      <w:bodyDiv w:val="1"/>
      <w:marLeft w:val="0"/>
      <w:marRight w:val="0"/>
      <w:marTop w:val="0"/>
      <w:marBottom w:val="0"/>
      <w:divBdr>
        <w:top w:val="none" w:sz="0" w:space="0" w:color="auto"/>
        <w:left w:val="none" w:sz="0" w:space="0" w:color="auto"/>
        <w:bottom w:val="none" w:sz="0" w:space="0" w:color="auto"/>
        <w:right w:val="none" w:sz="0" w:space="0" w:color="auto"/>
      </w:divBdr>
      <w:divsChild>
        <w:div w:id="863983808">
          <w:marLeft w:val="0"/>
          <w:marRight w:val="0"/>
          <w:marTop w:val="0"/>
          <w:marBottom w:val="0"/>
          <w:divBdr>
            <w:top w:val="none" w:sz="0" w:space="0" w:color="auto"/>
            <w:left w:val="none" w:sz="0" w:space="0" w:color="auto"/>
            <w:bottom w:val="none" w:sz="0" w:space="0" w:color="auto"/>
            <w:right w:val="none" w:sz="0" w:space="0" w:color="auto"/>
          </w:divBdr>
        </w:div>
      </w:divsChild>
    </w:div>
    <w:div w:id="1626617674">
      <w:bodyDiv w:val="1"/>
      <w:marLeft w:val="0"/>
      <w:marRight w:val="0"/>
      <w:marTop w:val="0"/>
      <w:marBottom w:val="0"/>
      <w:divBdr>
        <w:top w:val="none" w:sz="0" w:space="0" w:color="auto"/>
        <w:left w:val="none" w:sz="0" w:space="0" w:color="auto"/>
        <w:bottom w:val="none" w:sz="0" w:space="0" w:color="auto"/>
        <w:right w:val="none" w:sz="0" w:space="0" w:color="auto"/>
      </w:divBdr>
      <w:divsChild>
        <w:div w:id="872814296">
          <w:marLeft w:val="0"/>
          <w:marRight w:val="0"/>
          <w:marTop w:val="0"/>
          <w:marBottom w:val="0"/>
          <w:divBdr>
            <w:top w:val="none" w:sz="0" w:space="0" w:color="auto"/>
            <w:left w:val="none" w:sz="0" w:space="0" w:color="auto"/>
            <w:bottom w:val="none" w:sz="0" w:space="0" w:color="auto"/>
            <w:right w:val="none" w:sz="0" w:space="0" w:color="auto"/>
          </w:divBdr>
          <w:divsChild>
            <w:div w:id="10134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0810">
      <w:bodyDiv w:val="1"/>
      <w:marLeft w:val="0"/>
      <w:marRight w:val="0"/>
      <w:marTop w:val="0"/>
      <w:marBottom w:val="0"/>
      <w:divBdr>
        <w:top w:val="none" w:sz="0" w:space="0" w:color="auto"/>
        <w:left w:val="none" w:sz="0" w:space="0" w:color="auto"/>
        <w:bottom w:val="none" w:sz="0" w:space="0" w:color="auto"/>
        <w:right w:val="none" w:sz="0" w:space="0" w:color="auto"/>
      </w:divBdr>
    </w:div>
    <w:div w:id="1813405991">
      <w:bodyDiv w:val="1"/>
      <w:marLeft w:val="0"/>
      <w:marRight w:val="0"/>
      <w:marTop w:val="0"/>
      <w:marBottom w:val="0"/>
      <w:divBdr>
        <w:top w:val="none" w:sz="0" w:space="0" w:color="auto"/>
        <w:left w:val="none" w:sz="0" w:space="0" w:color="auto"/>
        <w:bottom w:val="none" w:sz="0" w:space="0" w:color="auto"/>
        <w:right w:val="none" w:sz="0" w:space="0" w:color="auto"/>
      </w:divBdr>
    </w:div>
    <w:div w:id="1959411096">
      <w:bodyDiv w:val="1"/>
      <w:marLeft w:val="0"/>
      <w:marRight w:val="0"/>
      <w:marTop w:val="0"/>
      <w:marBottom w:val="0"/>
      <w:divBdr>
        <w:top w:val="none" w:sz="0" w:space="0" w:color="auto"/>
        <w:left w:val="none" w:sz="0" w:space="0" w:color="auto"/>
        <w:bottom w:val="none" w:sz="0" w:space="0" w:color="auto"/>
        <w:right w:val="none" w:sz="0" w:space="0" w:color="auto"/>
      </w:divBdr>
    </w:div>
    <w:div w:id="1962223435">
      <w:bodyDiv w:val="1"/>
      <w:marLeft w:val="0"/>
      <w:marRight w:val="0"/>
      <w:marTop w:val="0"/>
      <w:marBottom w:val="0"/>
      <w:divBdr>
        <w:top w:val="none" w:sz="0" w:space="0" w:color="auto"/>
        <w:left w:val="none" w:sz="0" w:space="0" w:color="auto"/>
        <w:bottom w:val="none" w:sz="0" w:space="0" w:color="auto"/>
        <w:right w:val="none" w:sz="0" w:space="0" w:color="auto"/>
      </w:divBdr>
      <w:divsChild>
        <w:div w:id="923025591">
          <w:marLeft w:val="0"/>
          <w:marRight w:val="0"/>
          <w:marTop w:val="0"/>
          <w:marBottom w:val="0"/>
          <w:divBdr>
            <w:top w:val="none" w:sz="0" w:space="0" w:color="auto"/>
            <w:left w:val="none" w:sz="0" w:space="0" w:color="auto"/>
            <w:bottom w:val="none" w:sz="0" w:space="0" w:color="auto"/>
            <w:right w:val="none" w:sz="0" w:space="0" w:color="auto"/>
          </w:divBdr>
        </w:div>
        <w:div w:id="913273902">
          <w:marLeft w:val="0"/>
          <w:marRight w:val="0"/>
          <w:marTop w:val="0"/>
          <w:marBottom w:val="0"/>
          <w:divBdr>
            <w:top w:val="none" w:sz="0" w:space="0" w:color="auto"/>
            <w:left w:val="none" w:sz="0" w:space="0" w:color="auto"/>
            <w:bottom w:val="none" w:sz="0" w:space="0" w:color="auto"/>
            <w:right w:val="none" w:sz="0" w:space="0" w:color="auto"/>
          </w:divBdr>
        </w:div>
      </w:divsChild>
    </w:div>
    <w:div w:id="2135630375">
      <w:bodyDiv w:val="1"/>
      <w:marLeft w:val="0"/>
      <w:marRight w:val="0"/>
      <w:marTop w:val="0"/>
      <w:marBottom w:val="0"/>
      <w:divBdr>
        <w:top w:val="none" w:sz="0" w:space="0" w:color="auto"/>
        <w:left w:val="none" w:sz="0" w:space="0" w:color="auto"/>
        <w:bottom w:val="none" w:sz="0" w:space="0" w:color="auto"/>
        <w:right w:val="none" w:sz="0" w:space="0" w:color="auto"/>
      </w:divBdr>
      <w:divsChild>
        <w:div w:id="1549681194">
          <w:marLeft w:val="0"/>
          <w:marRight w:val="0"/>
          <w:marTop w:val="0"/>
          <w:marBottom w:val="0"/>
          <w:divBdr>
            <w:top w:val="none" w:sz="0" w:space="0" w:color="auto"/>
            <w:left w:val="none" w:sz="0" w:space="0" w:color="auto"/>
            <w:bottom w:val="none" w:sz="0" w:space="0" w:color="auto"/>
            <w:right w:val="none" w:sz="0" w:space="0" w:color="auto"/>
          </w:divBdr>
        </w:div>
        <w:div w:id="1593396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yburmacs105/img/help/_en_US/webwork/wf-perform-task-bg.htm" TargetMode="External"/><Relationship Id="rId39" Type="http://schemas.openxmlformats.org/officeDocument/2006/relationships/image" Target="media/image29.png"/><Relationship Id="rId21" Type="http://schemas.openxmlformats.org/officeDocument/2006/relationships/image" Target="media/image15.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yburmacs105/img/help/_en_US/webwork/wf-status-bg.htm" TargetMode="External"/><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yburmacs105/img/help/_en_US/webwork/wf-manage-bg.htm"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microsoft.com/office/2011/relationships/people" Target="peop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yburmacs105/img/help/_en_US/webwfp/wfp-main-bg.htm"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4598</Words>
  <Characters>26210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saith</dc:creator>
  <cp:keywords/>
  <dc:description/>
  <cp:lastModifiedBy>Uday saith</cp:lastModifiedBy>
  <cp:revision>4</cp:revision>
  <dcterms:created xsi:type="dcterms:W3CDTF">2025-06-23T06:45:00Z</dcterms:created>
  <dcterms:modified xsi:type="dcterms:W3CDTF">2025-07-01T12:35:00Z</dcterms:modified>
</cp:coreProperties>
</file>